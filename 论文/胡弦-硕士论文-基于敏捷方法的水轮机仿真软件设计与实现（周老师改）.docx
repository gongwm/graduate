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B2D17" w14:textId="77777777" w:rsidR="008D77DF" w:rsidRPr="00B23E9D" w:rsidRDefault="00885D60"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14:paraId="072D844E" w14:textId="77777777"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14:paraId="7839599B" w14:textId="77777777" w:rsidR="008D77DF" w:rsidRPr="00582D0F" w:rsidRDefault="008D77DF" w:rsidP="008D77DF">
      <w:pPr>
        <w:adjustRightInd w:val="0"/>
        <w:spacing w:line="240" w:lineRule="atLeast"/>
        <w:ind w:firstLine="580"/>
        <w:rPr>
          <w:color w:val="000000"/>
          <w:spacing w:val="10"/>
          <w:sz w:val="28"/>
        </w:rPr>
      </w:pPr>
    </w:p>
    <w:p w14:paraId="4B2F9521" w14:textId="77777777" w:rsidR="008D77DF" w:rsidRPr="00582D0F" w:rsidRDefault="008D77DF" w:rsidP="008D77DF">
      <w:pPr>
        <w:adjustRightInd w:val="0"/>
        <w:spacing w:line="240" w:lineRule="atLeast"/>
        <w:ind w:firstLine="500"/>
        <w:rPr>
          <w:color w:val="000000"/>
          <w:spacing w:val="10"/>
        </w:rPr>
      </w:pPr>
    </w:p>
    <w:p w14:paraId="7B78FCB5" w14:textId="77777777"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14:anchorId="3E8F02E1" wp14:editId="0F6E4DC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14:paraId="6B83B745" w14:textId="77777777" w:rsidR="008D77DF" w:rsidRPr="00582D0F" w:rsidRDefault="008D77DF" w:rsidP="008D77DF">
      <w:pPr>
        <w:adjustRightInd w:val="0"/>
        <w:spacing w:line="240" w:lineRule="atLeast"/>
        <w:ind w:firstLine="480"/>
        <w:jc w:val="center"/>
        <w:rPr>
          <w:color w:val="000000"/>
        </w:rPr>
      </w:pPr>
    </w:p>
    <w:p w14:paraId="371AB44C" w14:textId="77777777" w:rsidR="008D77DF" w:rsidRPr="00582D0F" w:rsidRDefault="008D77DF" w:rsidP="008D77DF">
      <w:pPr>
        <w:adjustRightInd w:val="0"/>
        <w:spacing w:line="240" w:lineRule="atLeast"/>
        <w:ind w:firstLine="480"/>
        <w:jc w:val="center"/>
        <w:rPr>
          <w:color w:val="000000"/>
        </w:rPr>
      </w:pPr>
    </w:p>
    <w:p w14:paraId="1683A68C" w14:textId="77777777" w:rsidR="008D77DF" w:rsidRPr="00582D0F" w:rsidRDefault="008D77DF" w:rsidP="008D77DF">
      <w:pPr>
        <w:adjustRightInd w:val="0"/>
        <w:spacing w:line="240" w:lineRule="atLeast"/>
        <w:ind w:firstLine="480"/>
        <w:jc w:val="center"/>
        <w:rPr>
          <w:color w:val="000000"/>
        </w:rPr>
      </w:pPr>
    </w:p>
    <w:p w14:paraId="539901A7" w14:textId="77777777" w:rsidR="008D77DF" w:rsidRPr="00582D0F" w:rsidRDefault="008D77DF" w:rsidP="008D77DF">
      <w:pPr>
        <w:adjustRightInd w:val="0"/>
        <w:spacing w:line="240" w:lineRule="atLeast"/>
        <w:ind w:firstLine="480"/>
        <w:jc w:val="center"/>
        <w:rPr>
          <w:color w:val="000000"/>
        </w:rPr>
      </w:pPr>
    </w:p>
    <w:p w14:paraId="2FE157BC" w14:textId="77777777"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14:paraId="72EF88A2" w14:textId="77777777"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14:paraId="6A5997AD" w14:textId="77777777"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14:paraId="0A1CA630" w14:textId="77777777" w:rsidR="008D77DF" w:rsidRPr="00D63DCB" w:rsidRDefault="008D77DF" w:rsidP="008D77DF">
      <w:pPr>
        <w:adjustRightInd w:val="0"/>
        <w:spacing w:line="240" w:lineRule="atLeast"/>
        <w:ind w:firstLine="480"/>
        <w:jc w:val="center"/>
        <w:rPr>
          <w:color w:val="000000"/>
        </w:rPr>
      </w:pPr>
    </w:p>
    <w:bookmarkEnd w:id="0"/>
    <w:bookmarkEnd w:id="1"/>
    <w:p w14:paraId="082026DB" w14:textId="77777777" w:rsidR="008D77DF" w:rsidRPr="00582D0F" w:rsidRDefault="008D77DF" w:rsidP="008D77DF">
      <w:pPr>
        <w:adjustRightInd w:val="0"/>
        <w:spacing w:line="240" w:lineRule="atLeast"/>
        <w:ind w:firstLine="480"/>
        <w:jc w:val="center"/>
        <w:rPr>
          <w:color w:val="000000"/>
        </w:rPr>
      </w:pPr>
    </w:p>
    <w:p w14:paraId="547F4180" w14:textId="77777777" w:rsidR="008D77DF" w:rsidRPr="00582D0F" w:rsidRDefault="008D77DF" w:rsidP="008D77DF">
      <w:pPr>
        <w:adjustRightInd w:val="0"/>
        <w:spacing w:line="240" w:lineRule="atLeast"/>
        <w:ind w:firstLine="480"/>
        <w:jc w:val="center"/>
        <w:rPr>
          <w:color w:val="000000"/>
        </w:rPr>
      </w:pPr>
    </w:p>
    <w:p w14:paraId="3100B034" w14:textId="77777777" w:rsidR="008D77DF" w:rsidRPr="00582D0F" w:rsidRDefault="008D77DF" w:rsidP="008D77DF">
      <w:pPr>
        <w:adjustRightInd w:val="0"/>
        <w:spacing w:line="240" w:lineRule="atLeast"/>
        <w:ind w:firstLine="480"/>
        <w:jc w:val="center"/>
        <w:rPr>
          <w:color w:val="000000"/>
        </w:rPr>
      </w:pPr>
    </w:p>
    <w:p w14:paraId="02749987" w14:textId="77777777" w:rsidR="008D77DF" w:rsidRPr="00582D0F" w:rsidRDefault="008D77DF" w:rsidP="008D77DF">
      <w:pPr>
        <w:adjustRightInd w:val="0"/>
        <w:spacing w:line="240" w:lineRule="atLeast"/>
        <w:ind w:firstLine="480"/>
        <w:jc w:val="center"/>
        <w:rPr>
          <w:color w:val="000000"/>
        </w:rPr>
      </w:pPr>
    </w:p>
    <w:p w14:paraId="4E329354" w14:textId="77777777" w:rsidR="008D77DF" w:rsidRPr="00582D0F" w:rsidRDefault="008D77DF" w:rsidP="008D77DF">
      <w:pPr>
        <w:adjustRightInd w:val="0"/>
        <w:spacing w:line="240" w:lineRule="atLeast"/>
        <w:ind w:firstLine="480"/>
        <w:jc w:val="center"/>
        <w:rPr>
          <w:color w:val="000000"/>
        </w:rPr>
      </w:pPr>
    </w:p>
    <w:p w14:paraId="23DB5F3C" w14:textId="0DCAA161" w:rsidR="008D77DF" w:rsidRPr="00582D0F" w:rsidRDefault="008D77DF" w:rsidP="008D77DF">
      <w:pPr>
        <w:adjustRightInd w:val="0"/>
        <w:spacing w:line="240" w:lineRule="atLeast"/>
        <w:ind w:firstLine="480"/>
        <w:jc w:val="center"/>
        <w:rPr>
          <w:color w:val="000000"/>
        </w:rPr>
      </w:pPr>
    </w:p>
    <w:p w14:paraId="31E14848" w14:textId="77777777" w:rsidR="008D77DF" w:rsidRPr="00582D0F" w:rsidRDefault="008D77DF" w:rsidP="008D77DF">
      <w:pPr>
        <w:adjustRightInd w:val="0"/>
        <w:spacing w:line="240" w:lineRule="atLeast"/>
        <w:ind w:firstLine="480"/>
        <w:jc w:val="center"/>
        <w:rPr>
          <w:color w:val="000000"/>
        </w:rPr>
      </w:pPr>
    </w:p>
    <w:p w14:paraId="2A9EB093" w14:textId="067AA759"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A50413">
        <w:rPr>
          <w:b/>
          <w:color w:val="000000"/>
          <w:sz w:val="30"/>
          <w:szCs w:val="30"/>
        </w:rPr>
        <w:t xml:space="preserve">  </w:t>
      </w:r>
      <w:proofErr w:type="gramStart"/>
      <w:r>
        <w:rPr>
          <w:rFonts w:hint="eastAsia"/>
          <w:b/>
          <w:color w:val="000000"/>
          <w:sz w:val="30"/>
          <w:szCs w:val="30"/>
        </w:rPr>
        <w:t>弦</w:t>
      </w:r>
      <w:proofErr w:type="gramEnd"/>
    </w:p>
    <w:p w14:paraId="24E8B6A5" w14:textId="77777777"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ins w:id="2" w:author="周建中" w:date="2017-05-08T15:13:00Z">
        <w:r w:rsidR="00943940">
          <w:rPr>
            <w:rFonts w:hint="eastAsia"/>
            <w:b/>
            <w:color w:val="000000"/>
            <w:sz w:val="30"/>
            <w:szCs w:val="30"/>
          </w:rPr>
          <w:t xml:space="preserve">  </w:t>
        </w:r>
      </w:ins>
      <w:r>
        <w:rPr>
          <w:rFonts w:hint="eastAsia"/>
          <w:b/>
          <w:sz w:val="30"/>
          <w:szCs w:val="30"/>
        </w:rPr>
        <w:t>水利工程</w:t>
      </w:r>
    </w:p>
    <w:p w14:paraId="0EB3971C" w14:textId="77777777"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ins w:id="3" w:author="周建中" w:date="2017-05-08T15:13:00Z">
        <w:r w:rsidR="00943940">
          <w:rPr>
            <w:rFonts w:hint="eastAsia"/>
            <w:b/>
            <w:color w:val="000000"/>
            <w:sz w:val="30"/>
            <w:szCs w:val="30"/>
          </w:rPr>
          <w:t xml:space="preserve">  </w:t>
        </w:r>
      </w:ins>
      <w:r>
        <w:rPr>
          <w:rFonts w:hint="eastAsia"/>
          <w:b/>
          <w:sz w:val="30"/>
          <w:szCs w:val="30"/>
        </w:rPr>
        <w:t>张勇传教授</w:t>
      </w:r>
    </w:p>
    <w:p w14:paraId="2A72AF7D" w14:textId="181F3D40" w:rsidR="00A50413" w:rsidRPr="00582D0F" w:rsidRDefault="00A50413" w:rsidP="008D77DF">
      <w:pPr>
        <w:adjustRightInd w:val="0"/>
        <w:ind w:left="1259" w:firstLine="686"/>
        <w:rPr>
          <w:rStyle w:val="af5"/>
          <w:rFonts w:hint="eastAsia"/>
          <w:b/>
          <w:color w:val="000000"/>
          <w:sz w:val="30"/>
          <w:szCs w:val="30"/>
        </w:rPr>
      </w:pPr>
      <w:r>
        <w:rPr>
          <w:rFonts w:hint="eastAsia"/>
          <w:b/>
          <w:color w:val="000000"/>
          <w:spacing w:val="42"/>
          <w:sz w:val="30"/>
          <w:szCs w:val="30"/>
        </w:rPr>
        <w:t xml:space="preserve">                </w:t>
      </w:r>
      <w:bookmarkStart w:id="4" w:name="_GoBack"/>
      <w:bookmarkEnd w:id="4"/>
      <w:r>
        <w:rPr>
          <w:rFonts w:hint="eastAsia"/>
          <w:b/>
          <w:color w:val="000000"/>
          <w:spacing w:val="42"/>
          <w:sz w:val="30"/>
          <w:szCs w:val="30"/>
        </w:rPr>
        <w:t>周建中教授</w:t>
      </w:r>
    </w:p>
    <w:p w14:paraId="1AB8C55F" w14:textId="77777777" w:rsidR="008D77DF" w:rsidRDefault="008D77DF" w:rsidP="008D77DF">
      <w:pPr>
        <w:adjustRightInd w:val="0"/>
        <w:ind w:left="1259" w:firstLine="686"/>
      </w:pPr>
      <w:r w:rsidRPr="00582D0F">
        <w:rPr>
          <w:b/>
          <w:color w:val="000000"/>
          <w:spacing w:val="42"/>
          <w:sz w:val="30"/>
          <w:szCs w:val="30"/>
        </w:rPr>
        <w:t>答辩日期：</w:t>
      </w:r>
      <w:ins w:id="5" w:author="周建中" w:date="2017-05-08T15:13:00Z">
        <w:r w:rsidR="00943940">
          <w:rPr>
            <w:rFonts w:hint="eastAsia"/>
            <w:b/>
            <w:color w:val="000000"/>
            <w:spacing w:val="42"/>
            <w:sz w:val="30"/>
            <w:szCs w:val="30"/>
          </w:rPr>
          <w:t xml:space="preserve"> </w:t>
        </w:r>
      </w:ins>
      <w:r>
        <w:rPr>
          <w:b/>
          <w:sz w:val="30"/>
          <w:szCs w:val="30"/>
        </w:rPr>
        <w:t>201</w:t>
      </w:r>
      <w:r>
        <w:rPr>
          <w:rFonts w:hint="eastAsia"/>
          <w:b/>
          <w:sz w:val="30"/>
          <w:szCs w:val="30"/>
        </w:rPr>
        <w:t>7</w:t>
      </w:r>
      <w:r w:rsidRPr="00582D0F">
        <w:rPr>
          <w:b/>
          <w:sz w:val="30"/>
          <w:szCs w:val="30"/>
        </w:rPr>
        <w:t>年</w:t>
      </w:r>
      <w:r>
        <w:rPr>
          <w:b/>
          <w:sz w:val="30"/>
          <w:szCs w:val="30"/>
        </w:rPr>
        <w:t xml:space="preserve"> </w:t>
      </w:r>
      <w:del w:id="6" w:author="周建中" w:date="2017-05-08T15:13:00Z">
        <w:r w:rsidDel="00943940">
          <w:rPr>
            <w:b/>
            <w:sz w:val="30"/>
            <w:szCs w:val="30"/>
          </w:rPr>
          <w:delText>5</w:delText>
        </w:r>
      </w:del>
      <w:ins w:id="7" w:author="周建中" w:date="2017-05-08T15:13:00Z">
        <w:r w:rsidR="00943940">
          <w:rPr>
            <w:b/>
            <w:sz w:val="30"/>
            <w:szCs w:val="30"/>
          </w:rPr>
          <w:t>6</w:t>
        </w:r>
      </w:ins>
      <w:r w:rsidRPr="00582D0F">
        <w:rPr>
          <w:b/>
          <w:sz w:val="30"/>
          <w:szCs w:val="30"/>
        </w:rPr>
        <w:t>月</w:t>
      </w:r>
      <w:r>
        <w:rPr>
          <w:b/>
          <w:sz w:val="30"/>
          <w:szCs w:val="30"/>
        </w:rPr>
        <w:t xml:space="preserve"> </w:t>
      </w:r>
      <w:del w:id="8" w:author="周建中" w:date="2017-05-08T15:13:00Z">
        <w:r w:rsidDel="00943940">
          <w:rPr>
            <w:b/>
            <w:sz w:val="30"/>
            <w:szCs w:val="30"/>
          </w:rPr>
          <w:delText>14</w:delText>
        </w:r>
      </w:del>
      <w:ins w:id="9" w:author="周建中" w:date="2017-05-08T15:13:00Z">
        <w:r w:rsidR="00943940">
          <w:rPr>
            <w:b/>
            <w:sz w:val="30"/>
            <w:szCs w:val="30"/>
          </w:rPr>
          <w:t>X</w:t>
        </w:r>
      </w:ins>
      <w:r w:rsidRPr="00582D0F">
        <w:rPr>
          <w:b/>
          <w:sz w:val="30"/>
          <w:szCs w:val="30"/>
        </w:rPr>
        <w:t>日</w:t>
      </w:r>
      <w:r>
        <w:br w:type="page"/>
      </w:r>
    </w:p>
    <w:p w14:paraId="3D7889D4" w14:textId="77777777" w:rsidR="00943940" w:rsidRDefault="00943940" w:rsidP="00DD33EE">
      <w:pPr>
        <w:ind w:firstLineChars="0" w:firstLine="0"/>
        <w:jc w:val="center"/>
        <w:rPr>
          <w:ins w:id="10" w:author="周建中" w:date="2017-05-08T15:13:00Z"/>
          <w:b/>
          <w:sz w:val="28"/>
          <w:szCs w:val="28"/>
        </w:rPr>
      </w:pPr>
    </w:p>
    <w:p w14:paraId="544C6C52" w14:textId="77777777" w:rsidR="00DD33EE" w:rsidRPr="00B23E9D" w:rsidRDefault="00DD33EE" w:rsidP="00DD33EE">
      <w:pPr>
        <w:ind w:firstLineChars="0" w:firstLine="0"/>
        <w:jc w:val="center"/>
        <w:rPr>
          <w:b/>
          <w:sz w:val="28"/>
          <w:szCs w:val="28"/>
        </w:rPr>
      </w:pPr>
      <w:r w:rsidRPr="00B23E9D">
        <w:rPr>
          <w:b/>
          <w:sz w:val="28"/>
          <w:szCs w:val="28"/>
        </w:rPr>
        <w:t>A Thesis Submitted in Partial Fulfillment of the Requirements</w:t>
      </w:r>
    </w:p>
    <w:p w14:paraId="12E46B9F" w14:textId="77777777" w:rsidR="00DD33EE" w:rsidRPr="00B23E9D" w:rsidRDefault="00DD33EE" w:rsidP="00DD33EE">
      <w:pPr>
        <w:ind w:firstLineChars="0" w:firstLine="0"/>
        <w:jc w:val="center"/>
        <w:rPr>
          <w:b/>
          <w:sz w:val="28"/>
          <w:szCs w:val="28"/>
        </w:rPr>
      </w:pPr>
      <w:r w:rsidRPr="00B23E9D">
        <w:rPr>
          <w:b/>
          <w:sz w:val="28"/>
          <w:szCs w:val="28"/>
        </w:rPr>
        <w:t>For the Degree of Master of Engineering</w:t>
      </w:r>
    </w:p>
    <w:p w14:paraId="60016077" w14:textId="77777777" w:rsidR="00DD33EE" w:rsidRDefault="00DD33EE" w:rsidP="00DD33EE">
      <w:pPr>
        <w:pStyle w:val="23"/>
        <w:spacing w:line="360" w:lineRule="auto"/>
        <w:ind w:firstLine="723"/>
        <w:jc w:val="center"/>
        <w:rPr>
          <w:b/>
          <w:sz w:val="36"/>
        </w:rPr>
      </w:pPr>
    </w:p>
    <w:p w14:paraId="2FDEADCB" w14:textId="77777777" w:rsidR="00DD33EE" w:rsidRDefault="00DD33EE" w:rsidP="00DD33EE">
      <w:pPr>
        <w:pStyle w:val="23"/>
        <w:spacing w:line="360" w:lineRule="auto"/>
        <w:ind w:firstLine="723"/>
        <w:jc w:val="center"/>
        <w:rPr>
          <w:b/>
          <w:sz w:val="36"/>
        </w:rPr>
      </w:pPr>
    </w:p>
    <w:p w14:paraId="0CBE0231" w14:textId="77777777" w:rsidR="00DD33EE" w:rsidRDefault="00DD33EE" w:rsidP="00DD33EE">
      <w:pPr>
        <w:pStyle w:val="23"/>
        <w:spacing w:line="360" w:lineRule="auto"/>
        <w:ind w:firstLine="723"/>
        <w:jc w:val="center"/>
        <w:rPr>
          <w:b/>
          <w:sz w:val="36"/>
        </w:rPr>
      </w:pPr>
    </w:p>
    <w:p w14:paraId="7066C32D" w14:textId="77777777" w:rsidR="00DD33EE" w:rsidRDefault="00DD33EE" w:rsidP="00943940">
      <w:pPr>
        <w:spacing w:before="100" w:after="100"/>
        <w:ind w:firstLineChars="0" w:firstLine="0"/>
        <w:jc w:val="center"/>
        <w:rPr>
          <w:b/>
          <w:sz w:val="36"/>
        </w:rPr>
        <w:pPrChange w:id="11" w:author="周建中" w:date="2017-05-08T15:13:00Z">
          <w:pPr>
            <w:spacing w:before="100" w:after="100"/>
            <w:ind w:firstLine="723"/>
            <w:jc w:val="center"/>
          </w:pPr>
        </w:pPrChange>
      </w:pPr>
      <w:r w:rsidRPr="00225E20">
        <w:rPr>
          <w:b/>
          <w:sz w:val="36"/>
        </w:rPr>
        <w:t xml:space="preserve">Design and implementation of </w:t>
      </w:r>
      <w:r w:rsidR="00B10AFB">
        <w:rPr>
          <w:rFonts w:hint="eastAsia"/>
          <w:b/>
          <w:sz w:val="36"/>
        </w:rPr>
        <w:t>hydraulic turbine</w:t>
      </w:r>
    </w:p>
    <w:p w14:paraId="315A8A16" w14:textId="77777777" w:rsidR="00B10AFB" w:rsidRPr="00B23E9D" w:rsidRDefault="00B10AFB" w:rsidP="00943940">
      <w:pPr>
        <w:spacing w:before="100" w:after="100"/>
        <w:ind w:firstLineChars="0" w:firstLine="0"/>
        <w:jc w:val="center"/>
        <w:rPr>
          <w:b/>
          <w:sz w:val="36"/>
        </w:rPr>
        <w:pPrChange w:id="12" w:author="周建中" w:date="2017-05-08T15:13:00Z">
          <w:pPr>
            <w:spacing w:before="100" w:after="100"/>
            <w:ind w:firstLine="723"/>
            <w:jc w:val="center"/>
          </w:pPr>
        </w:pPrChange>
      </w:pPr>
      <w:proofErr w:type="gramStart"/>
      <w:r>
        <w:rPr>
          <w:rFonts w:hint="eastAsia"/>
          <w:b/>
          <w:sz w:val="36"/>
        </w:rPr>
        <w:t>simulation</w:t>
      </w:r>
      <w:proofErr w:type="gramEnd"/>
      <w:r>
        <w:rPr>
          <w:rFonts w:hint="eastAsia"/>
          <w:b/>
          <w:sz w:val="36"/>
        </w:rPr>
        <w:t xml:space="preserve"> software using agile method</w:t>
      </w:r>
    </w:p>
    <w:p w14:paraId="797047D4" w14:textId="77777777" w:rsidR="00DD33EE" w:rsidRPr="00BC542F" w:rsidRDefault="00DD33EE" w:rsidP="00DD33EE">
      <w:pPr>
        <w:spacing w:before="100" w:after="100"/>
        <w:ind w:firstLine="723"/>
        <w:jc w:val="center"/>
        <w:rPr>
          <w:b/>
          <w:sz w:val="36"/>
        </w:rPr>
      </w:pPr>
    </w:p>
    <w:p w14:paraId="6380880D" w14:textId="77777777" w:rsidR="00DD33EE" w:rsidRPr="00BC542F" w:rsidRDefault="00DD33EE" w:rsidP="00DD33EE">
      <w:pPr>
        <w:spacing w:before="100" w:after="100"/>
        <w:ind w:firstLine="723"/>
        <w:jc w:val="center"/>
        <w:rPr>
          <w:b/>
          <w:sz w:val="36"/>
        </w:rPr>
      </w:pPr>
    </w:p>
    <w:p w14:paraId="54F03443" w14:textId="77777777"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proofErr w:type="gramStart"/>
      <w:r w:rsidRPr="00204305">
        <w:rPr>
          <w:rFonts w:eastAsia="黑体"/>
          <w:b/>
          <w:sz w:val="32"/>
        </w:rPr>
        <w:t>:</w:t>
      </w:r>
      <w:r>
        <w:rPr>
          <w:rFonts w:eastAsia="黑体" w:hint="eastAsia"/>
          <w:b/>
          <w:sz w:val="32"/>
        </w:rPr>
        <w:t>Xian</w:t>
      </w:r>
      <w:proofErr w:type="gramEnd"/>
      <w:r>
        <w:rPr>
          <w:rFonts w:eastAsia="黑体" w:hint="eastAsia"/>
          <w:b/>
          <w:sz w:val="32"/>
        </w:rPr>
        <w:t xml:space="preserve"> Hu</w:t>
      </w:r>
    </w:p>
    <w:p w14:paraId="1E11CA81" w14:textId="77777777" w:rsidR="00DD33EE" w:rsidRPr="00DD33EE" w:rsidRDefault="00DD33EE" w:rsidP="00DD33EE">
      <w:pPr>
        <w:ind w:leftChars="514" w:left="1234" w:firstLineChars="13" w:firstLine="42"/>
        <w:rPr>
          <w:rFonts w:eastAsia="黑体"/>
          <w:b/>
          <w:sz w:val="32"/>
        </w:rPr>
      </w:pPr>
      <w:r w:rsidRPr="00204305">
        <w:rPr>
          <w:rFonts w:eastAsia="黑体"/>
          <w:b/>
          <w:sz w:val="32"/>
        </w:rPr>
        <w:t>Major</w:t>
      </w:r>
      <w:proofErr w:type="gramStart"/>
      <w:r w:rsidRPr="00204305">
        <w:rPr>
          <w:rFonts w:eastAsia="黑体"/>
          <w:b/>
          <w:sz w:val="32"/>
        </w:rPr>
        <w:t>:</w:t>
      </w:r>
      <w:r>
        <w:rPr>
          <w:rFonts w:eastAsia="黑体" w:hint="eastAsia"/>
          <w:b/>
          <w:sz w:val="32"/>
        </w:rPr>
        <w:t>Hydraulic</w:t>
      </w:r>
      <w:proofErr w:type="gramEnd"/>
      <w:r>
        <w:rPr>
          <w:rFonts w:eastAsia="黑体" w:hint="eastAsia"/>
          <w:b/>
          <w:sz w:val="32"/>
        </w:rPr>
        <w:t xml:space="preserve"> Engineering</w:t>
      </w:r>
    </w:p>
    <w:p w14:paraId="2B927A60" w14:textId="77777777" w:rsidR="00DD33EE" w:rsidRPr="00204305" w:rsidRDefault="00DD33EE" w:rsidP="00DD33EE">
      <w:pPr>
        <w:ind w:leftChars="514" w:left="1234" w:firstLineChars="13" w:firstLine="42"/>
        <w:rPr>
          <w:rFonts w:eastAsia="黑体"/>
          <w:b/>
          <w:sz w:val="32"/>
        </w:rPr>
      </w:pPr>
      <w:r w:rsidRPr="00204305">
        <w:rPr>
          <w:rFonts w:eastAsia="黑体"/>
          <w:b/>
          <w:sz w:val="32"/>
        </w:rPr>
        <w:t>Supervisor</w:t>
      </w:r>
      <w:proofErr w:type="gramStart"/>
      <w:r w:rsidRPr="00204305">
        <w:rPr>
          <w:rFonts w:eastAsia="黑体"/>
          <w:b/>
          <w:sz w:val="32"/>
        </w:rPr>
        <w:t>:Professor</w:t>
      </w:r>
      <w:proofErr w:type="gramEnd"/>
      <w:r w:rsidRPr="00204305">
        <w:rPr>
          <w:rFonts w:eastAsia="黑体"/>
          <w:b/>
          <w:sz w:val="32"/>
        </w:rPr>
        <w:t xml:space="preserve"> </w:t>
      </w:r>
      <w:r>
        <w:rPr>
          <w:rFonts w:eastAsia="黑体" w:hint="eastAsia"/>
          <w:b/>
          <w:sz w:val="32"/>
        </w:rPr>
        <w:t>Yongchuan Zhang</w:t>
      </w:r>
    </w:p>
    <w:p w14:paraId="2D6D819A" w14:textId="77777777" w:rsidR="00DD33EE" w:rsidRDefault="00DD33EE" w:rsidP="00DD33EE">
      <w:pPr>
        <w:ind w:firstLine="562"/>
        <w:rPr>
          <w:rFonts w:eastAsia="黑体"/>
          <w:b/>
          <w:sz w:val="28"/>
          <w:szCs w:val="28"/>
        </w:rPr>
      </w:pPr>
    </w:p>
    <w:p w14:paraId="5D11CAC8" w14:textId="77777777" w:rsidR="00DD33EE" w:rsidRDefault="00DD33EE" w:rsidP="00DD33EE">
      <w:pPr>
        <w:ind w:firstLine="562"/>
        <w:rPr>
          <w:rFonts w:eastAsia="黑体"/>
          <w:b/>
          <w:sz w:val="28"/>
          <w:szCs w:val="28"/>
        </w:rPr>
      </w:pPr>
    </w:p>
    <w:p w14:paraId="0E9D52B2" w14:textId="77777777" w:rsidR="00DD33EE" w:rsidRDefault="00DD33EE" w:rsidP="00DD33EE">
      <w:pPr>
        <w:ind w:firstLine="562"/>
        <w:rPr>
          <w:rFonts w:eastAsia="黑体"/>
          <w:b/>
          <w:sz w:val="28"/>
          <w:szCs w:val="28"/>
        </w:rPr>
      </w:pPr>
    </w:p>
    <w:p w14:paraId="447A29B1" w14:textId="77777777" w:rsidR="00DD33EE" w:rsidRDefault="00DD33EE" w:rsidP="00DD33EE">
      <w:pPr>
        <w:ind w:firstLine="562"/>
        <w:rPr>
          <w:rFonts w:eastAsia="黑体"/>
          <w:b/>
          <w:sz w:val="28"/>
          <w:szCs w:val="28"/>
        </w:rPr>
      </w:pPr>
    </w:p>
    <w:p w14:paraId="1D9E3987" w14:textId="77777777" w:rsidR="00DD33EE" w:rsidRDefault="00DD33EE" w:rsidP="00DD33EE">
      <w:pPr>
        <w:ind w:firstLine="562"/>
        <w:rPr>
          <w:rFonts w:eastAsia="黑体"/>
          <w:b/>
          <w:sz w:val="28"/>
          <w:szCs w:val="28"/>
        </w:rPr>
      </w:pPr>
    </w:p>
    <w:p w14:paraId="5A11BBCB" w14:textId="77777777" w:rsidR="00DD33EE" w:rsidRPr="00771077" w:rsidRDefault="00DD33EE" w:rsidP="00DD33EE">
      <w:pPr>
        <w:ind w:firstLine="562"/>
        <w:rPr>
          <w:rFonts w:eastAsia="黑体"/>
          <w:b/>
          <w:sz w:val="28"/>
          <w:szCs w:val="28"/>
        </w:rPr>
      </w:pPr>
    </w:p>
    <w:p w14:paraId="755E4D15" w14:textId="77777777"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14:paraId="3DC025E0" w14:textId="77777777"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14:paraId="0F79D6F9" w14:textId="77777777"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14:paraId="5038C4B4" w14:textId="77777777"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14:paraId="2CDF1AB6" w14:textId="77777777" w:rsidR="006A29E2" w:rsidRPr="00582D0F" w:rsidRDefault="006A29E2" w:rsidP="006A29E2">
      <w:pPr>
        <w:spacing w:line="500" w:lineRule="exact"/>
        <w:ind w:firstLineChars="0" w:firstLine="0"/>
        <w:jc w:val="center"/>
      </w:pPr>
    </w:p>
    <w:p w14:paraId="0610927C" w14:textId="77777777"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4D054C5" w14:textId="77777777" w:rsidR="006A29E2" w:rsidRPr="00582D0F" w:rsidRDefault="006A29E2" w:rsidP="006A29E2">
      <w:pPr>
        <w:spacing w:line="500" w:lineRule="exact"/>
        <w:ind w:left="658" w:firstLine="480"/>
      </w:pPr>
    </w:p>
    <w:p w14:paraId="0750EC7A" w14:textId="77777777" w:rsidR="006A29E2" w:rsidRPr="00582D0F" w:rsidRDefault="006A29E2" w:rsidP="0096345D">
      <w:pPr>
        <w:spacing w:afterLines="50" w:after="120" w:line="500" w:lineRule="exact"/>
        <w:ind w:leftChars="1800" w:left="4320" w:firstLineChars="600" w:firstLine="1440"/>
      </w:pPr>
      <w:r w:rsidRPr="00582D0F">
        <w:t>学位论文作者签名：</w:t>
      </w:r>
    </w:p>
    <w:p w14:paraId="468CAECE" w14:textId="77777777" w:rsidR="006A29E2" w:rsidRPr="00582D0F" w:rsidRDefault="006A29E2" w:rsidP="006A29E2">
      <w:pPr>
        <w:spacing w:line="500" w:lineRule="exact"/>
        <w:ind w:leftChars="1800" w:left="4320" w:firstLineChars="600" w:firstLine="1440"/>
      </w:pPr>
      <w:r w:rsidRPr="00582D0F">
        <w:t>日期：年月日</w:t>
      </w:r>
    </w:p>
    <w:p w14:paraId="1E1AEE4D" w14:textId="77777777" w:rsidR="006A29E2" w:rsidRDefault="006A29E2" w:rsidP="006A29E2">
      <w:pPr>
        <w:spacing w:line="500" w:lineRule="exact"/>
        <w:ind w:firstLine="560"/>
        <w:rPr>
          <w:sz w:val="28"/>
        </w:rPr>
      </w:pPr>
    </w:p>
    <w:p w14:paraId="0A34D52B" w14:textId="77777777" w:rsidR="006A29E2" w:rsidRDefault="006A29E2" w:rsidP="006A29E2">
      <w:pPr>
        <w:spacing w:line="500" w:lineRule="exact"/>
        <w:ind w:firstLine="560"/>
        <w:rPr>
          <w:sz w:val="28"/>
        </w:rPr>
      </w:pPr>
    </w:p>
    <w:p w14:paraId="27E29A41" w14:textId="77777777" w:rsidR="006A29E2" w:rsidRDefault="006A29E2" w:rsidP="006A29E2">
      <w:pPr>
        <w:spacing w:line="500" w:lineRule="exact"/>
        <w:ind w:firstLine="560"/>
        <w:rPr>
          <w:sz w:val="28"/>
        </w:rPr>
      </w:pPr>
    </w:p>
    <w:p w14:paraId="3B447BF7" w14:textId="77777777" w:rsidR="006A29E2" w:rsidRPr="00582D0F" w:rsidRDefault="006A29E2" w:rsidP="006A29E2">
      <w:pPr>
        <w:spacing w:line="500" w:lineRule="exact"/>
        <w:ind w:firstLine="560"/>
        <w:rPr>
          <w:sz w:val="28"/>
        </w:rPr>
      </w:pPr>
    </w:p>
    <w:p w14:paraId="4D549017" w14:textId="77777777" w:rsidR="006A29E2" w:rsidRPr="00582D0F" w:rsidRDefault="006A29E2" w:rsidP="0096345D">
      <w:pPr>
        <w:spacing w:beforeLines="50" w:before="120" w:line="500" w:lineRule="exact"/>
        <w:ind w:firstLineChars="0" w:firstLine="0"/>
        <w:jc w:val="center"/>
        <w:rPr>
          <w:rFonts w:eastAsia="黑体"/>
          <w:b/>
          <w:bCs/>
          <w:sz w:val="36"/>
        </w:rPr>
      </w:pPr>
      <w:r w:rsidRPr="00582D0F">
        <w:rPr>
          <w:rFonts w:eastAsia="黑体"/>
          <w:b/>
          <w:bCs/>
          <w:sz w:val="36"/>
        </w:rPr>
        <w:t>学位论文版权使用授权书</w:t>
      </w:r>
    </w:p>
    <w:p w14:paraId="4028A8A2" w14:textId="77777777" w:rsidR="006A29E2" w:rsidRPr="00582D0F" w:rsidRDefault="006A29E2" w:rsidP="006A29E2">
      <w:pPr>
        <w:spacing w:line="500" w:lineRule="exact"/>
        <w:ind w:firstLineChars="0" w:firstLine="0"/>
        <w:jc w:val="center"/>
        <w:rPr>
          <w:sz w:val="28"/>
        </w:rPr>
      </w:pPr>
    </w:p>
    <w:p w14:paraId="72DA265D" w14:textId="77777777"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35FEC3FC" w14:textId="77777777" w:rsidR="006A29E2" w:rsidRPr="00582D0F" w:rsidRDefault="00943940" w:rsidP="006A29E2">
      <w:pPr>
        <w:tabs>
          <w:tab w:val="left" w:pos="2280"/>
        </w:tabs>
        <w:spacing w:line="500" w:lineRule="exact"/>
        <w:ind w:firstLineChars="758" w:firstLine="1819"/>
      </w:pPr>
      <w:r>
        <w:rPr>
          <w:noProof/>
        </w:rPr>
        <w:pict w14:anchorId="15A99AB1">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14:paraId="36C2FEA7" w14:textId="77777777" w:rsidR="00943940" w:rsidRDefault="00943940"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14:paraId="09B15A51" w14:textId="77777777"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14:paraId="73E278A4" w14:textId="77777777" w:rsidR="006A29E2" w:rsidRPr="00582D0F" w:rsidRDefault="006A29E2" w:rsidP="006A29E2">
      <w:pPr>
        <w:spacing w:line="500" w:lineRule="exact"/>
        <w:ind w:firstLine="480"/>
      </w:pPr>
      <w:r w:rsidRPr="00582D0F">
        <w:t>（请在以上方框内打</w:t>
      </w:r>
      <w:r w:rsidRPr="00582D0F">
        <w:t>“√”</w:t>
      </w:r>
      <w:r w:rsidRPr="00582D0F">
        <w:t>）</w:t>
      </w:r>
    </w:p>
    <w:p w14:paraId="523B13A7" w14:textId="77777777" w:rsidR="006A29E2" w:rsidRPr="00582D0F" w:rsidRDefault="006A29E2" w:rsidP="006A29E2">
      <w:pPr>
        <w:ind w:firstLine="480"/>
      </w:pPr>
    </w:p>
    <w:p w14:paraId="3F6DD30C" w14:textId="77777777"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14:paraId="734643FB" w14:textId="77777777"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14:paraId="69AADF1B" w14:textId="77777777"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14:paraId="5B3DF070" w14:textId="77777777" w:rsidR="00F94E4B" w:rsidRDefault="00F94E4B" w:rsidP="001D3CCD">
      <w:pPr>
        <w:pStyle w:val="1"/>
      </w:pPr>
      <w:bookmarkStart w:id="13" w:name="_Toc482018995"/>
      <w:r w:rsidRPr="001D3CCD">
        <w:rPr>
          <w:rFonts w:hint="eastAsia"/>
        </w:rPr>
        <w:lastRenderedPageBreak/>
        <w:t>摘</w:t>
      </w:r>
      <w:ins w:id="14" w:author="周建中" w:date="2017-05-08T15:14:00Z">
        <w:r w:rsidR="00943940">
          <w:rPr>
            <w:rFonts w:hint="eastAsia"/>
          </w:rPr>
          <w:t xml:space="preserve">  </w:t>
        </w:r>
      </w:ins>
      <w:r w:rsidRPr="001D3CCD">
        <w:rPr>
          <w:rFonts w:hint="eastAsia"/>
        </w:rPr>
        <w:t>要</w:t>
      </w:r>
      <w:bookmarkEnd w:id="13"/>
    </w:p>
    <w:p w14:paraId="723DEC86" w14:textId="77777777"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w:t>
      </w:r>
      <w:del w:id="15" w:author="周建中" w:date="2017-05-08T15:17:00Z">
        <w:r w:rsidR="00FB2389" w:rsidDel="00943940">
          <w:rPr>
            <w:rFonts w:hint="eastAsia"/>
          </w:rPr>
          <w:delText>收</w:delText>
        </w:r>
      </w:del>
      <w:ins w:id="16" w:author="周建中" w:date="2017-05-08T15:17:00Z">
        <w:r w:rsidR="00943940">
          <w:rPr>
            <w:rFonts w:hint="eastAsia"/>
          </w:rPr>
          <w:t>受</w:t>
        </w:r>
      </w:ins>
      <w:r w:rsidR="00FB2389">
        <w:rPr>
          <w:rFonts w:hint="eastAsia"/>
        </w:rPr>
        <w:t>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14:paraId="4CA7C9D7" w14:textId="77777777"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w:t>
      </w:r>
      <w:del w:id="17" w:author="周建中" w:date="2017-05-08T15:18:00Z">
        <w:r w:rsidDel="00943940">
          <w:rPr>
            <w:rFonts w:hint="eastAsia"/>
          </w:rPr>
          <w:delText>的各行各业</w:delText>
        </w:r>
      </w:del>
      <w:ins w:id="18" w:author="周建中" w:date="2017-05-08T15:18:00Z">
        <w:r w:rsidR="00943940">
          <w:rPr>
            <w:rFonts w:hint="eastAsia"/>
          </w:rPr>
          <w:t>行业</w:t>
        </w:r>
      </w:ins>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14:paraId="5BF70C01" w14:textId="77777777"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14:paraId="2F946678" w14:textId="77777777"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14:paraId="6B2BD6D8" w14:textId="77777777" w:rsidR="00A72FA0" w:rsidRDefault="00A72FA0" w:rsidP="00F77FB8">
      <w:pPr>
        <w:ind w:firstLine="480"/>
      </w:pPr>
      <w:commentRangeStart w:id="19"/>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14:paraId="0BDE00BA" w14:textId="77777777"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commentRangeEnd w:id="19"/>
      <w:r w:rsidR="008940D2">
        <w:rPr>
          <w:rStyle w:val="af6"/>
        </w:rPr>
        <w:commentReference w:id="19"/>
      </w:r>
    </w:p>
    <w:p w14:paraId="5ECE948B" w14:textId="77777777"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14:paraId="36258272" w14:textId="77777777" w:rsidR="00014177" w:rsidRDefault="00014177">
      <w:pPr>
        <w:snapToGrid/>
        <w:spacing w:after="200" w:line="220" w:lineRule="atLeast"/>
        <w:ind w:firstLineChars="0" w:firstLine="0"/>
        <w:jc w:val="left"/>
      </w:pPr>
      <w:r>
        <w:br w:type="page"/>
      </w:r>
    </w:p>
    <w:p w14:paraId="580A231C" w14:textId="77777777" w:rsidR="00285ACF" w:rsidRDefault="00285ACF" w:rsidP="001D3CCD">
      <w:pPr>
        <w:pStyle w:val="1"/>
      </w:pPr>
      <w:bookmarkStart w:id="20" w:name="_Toc482018996"/>
      <w:commentRangeStart w:id="21"/>
      <w:r w:rsidRPr="001D3CCD">
        <w:rPr>
          <w:rFonts w:hint="eastAsia"/>
        </w:rPr>
        <w:lastRenderedPageBreak/>
        <w:t>Abstract</w:t>
      </w:r>
      <w:bookmarkEnd w:id="20"/>
      <w:commentRangeEnd w:id="21"/>
      <w:r w:rsidR="008940D2">
        <w:rPr>
          <w:rStyle w:val="af6"/>
          <w:rFonts w:eastAsia="宋体"/>
          <w:bCs w:val="0"/>
          <w:kern w:val="0"/>
        </w:rPr>
        <w:commentReference w:id="21"/>
      </w:r>
    </w:p>
    <w:p w14:paraId="17F1BEE5" w14:textId="77777777"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14:paraId="303502E0" w14:textId="77777777"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14:paraId="7CBC213D" w14:textId="77777777"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14:paraId="58542781" w14:textId="77777777"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14:paraId="2F7C73EE" w14:textId="77777777"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14:paraId="547832CC" w14:textId="77777777"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14:paraId="2241A4F0" w14:textId="77777777" w:rsidR="00ED09C5" w:rsidRDefault="00ED09C5" w:rsidP="00ED09C5">
      <w:pPr>
        <w:ind w:firstLineChars="0" w:firstLine="0"/>
      </w:pPr>
    </w:p>
    <w:p w14:paraId="2609ADB3" w14:textId="77777777" w:rsidR="004C565B" w:rsidRDefault="00ED09C5" w:rsidP="00ED09C5">
      <w:pPr>
        <w:ind w:firstLineChars="0" w:firstLine="0"/>
        <w:rPr>
          <w:ins w:id="22" w:author="周建中" w:date="2017-05-08T15:53:00Z"/>
        </w:rPr>
      </w:pPr>
      <w:r w:rsidRPr="00ED09C5">
        <w:rPr>
          <w:rFonts w:hint="eastAsia"/>
          <w:b/>
        </w:rPr>
        <w:t>Keywords:</w:t>
      </w:r>
      <w:r>
        <w:rPr>
          <w:rFonts w:hint="eastAsia"/>
        </w:rPr>
        <w:t xml:space="preserve"> control system, simulation, agile </w:t>
      </w:r>
      <w:r>
        <w:t>development</w:t>
      </w:r>
      <w:r>
        <w:rPr>
          <w:rFonts w:hint="eastAsia"/>
        </w:rPr>
        <w:t xml:space="preserve">, hydraulic turbine, </w:t>
      </w:r>
    </w:p>
    <w:p w14:paraId="4B614315" w14:textId="5C597588" w:rsidR="00ED09C5" w:rsidRDefault="00ED09C5" w:rsidP="004C565B">
      <w:pPr>
        <w:ind w:firstLineChars="500" w:firstLine="1200"/>
        <w:pPrChange w:id="23" w:author="周建中" w:date="2017-05-08T15:53:00Z">
          <w:pPr>
            <w:ind w:firstLineChars="0" w:firstLine="0"/>
          </w:pPr>
        </w:pPrChange>
      </w:pPr>
      <w:proofErr w:type="gramStart"/>
      <w:r>
        <w:rPr>
          <w:rFonts w:hint="eastAsia"/>
        </w:rPr>
        <w:t>regulating</w:t>
      </w:r>
      <w:proofErr w:type="gramEnd"/>
      <w:r>
        <w:rPr>
          <w:rFonts w:hint="eastAsia"/>
        </w:rPr>
        <w:t xml:space="preserve"> system</w:t>
      </w:r>
    </w:p>
    <w:p w14:paraId="6D5769CC" w14:textId="77777777" w:rsidR="003B55EA" w:rsidRDefault="003B55EA">
      <w:pPr>
        <w:widowControl/>
        <w:snapToGrid/>
        <w:spacing w:after="200" w:line="220" w:lineRule="atLeast"/>
        <w:ind w:firstLineChars="0" w:firstLine="0"/>
        <w:jc w:val="left"/>
      </w:pPr>
      <w:r>
        <w:br w:type="page"/>
      </w:r>
    </w:p>
    <w:p w14:paraId="4D82A9E6" w14:textId="5C2E68FF" w:rsidR="00DC4E42" w:rsidRPr="001D3CCD" w:rsidRDefault="00DC4E42" w:rsidP="001D3CCD">
      <w:pPr>
        <w:pStyle w:val="1"/>
      </w:pPr>
      <w:bookmarkStart w:id="24" w:name="_Toc482018997"/>
      <w:r w:rsidRPr="001D3CCD">
        <w:rPr>
          <w:rFonts w:hint="eastAsia"/>
        </w:rPr>
        <w:lastRenderedPageBreak/>
        <w:t>目</w:t>
      </w:r>
      <w:ins w:id="25" w:author="周建中" w:date="2017-05-08T15:57:00Z">
        <w:r w:rsidR="003E2CBC">
          <w:rPr>
            <w:rFonts w:hint="eastAsia"/>
          </w:rPr>
          <w:t xml:space="preserve">  </w:t>
        </w:r>
      </w:ins>
      <w:r w:rsidRPr="001D3CCD">
        <w:rPr>
          <w:rFonts w:hint="eastAsia"/>
        </w:rPr>
        <w:t>录</w:t>
      </w:r>
      <w:bookmarkEnd w:id="24"/>
    </w:p>
    <w:p w14:paraId="28BCC0E3" w14:textId="77777777" w:rsidR="003A79DD" w:rsidRDefault="00885D60" w:rsidP="003E2CBC">
      <w:pPr>
        <w:pStyle w:val="10"/>
        <w:tabs>
          <w:tab w:val="clear" w:pos="8296"/>
          <w:tab w:val="right" w:leader="dot" w:pos="8647"/>
        </w:tabs>
        <w:rPr>
          <w:rFonts w:asciiTheme="minorHAnsi" w:eastAsiaTheme="minorEastAsia" w:hAnsiTheme="minorHAnsi"/>
          <w:b w:val="0"/>
          <w:bCs w:val="0"/>
          <w:noProof/>
          <w:kern w:val="2"/>
          <w:sz w:val="21"/>
          <w:szCs w:val="22"/>
        </w:rPr>
      </w:pPr>
      <w:r>
        <w:rPr>
          <w:rFonts w:asciiTheme="minorHAnsi" w:hAnsiTheme="minorHAnsi"/>
          <w:b w:val="0"/>
          <w:bCs w:val="0"/>
        </w:rPr>
        <w:fldChar w:fldCharType="begin"/>
      </w:r>
      <w:r w:rsidR="00707916">
        <w:rPr>
          <w:rFonts w:asciiTheme="minorHAnsi" w:hAnsiTheme="minorHAnsi"/>
          <w:b w:val="0"/>
          <w:bCs w:val="0"/>
        </w:rPr>
        <w:instrText xml:space="preserve"> TOC \o "1-2" \h \z \u </w:instrText>
      </w:r>
      <w:r>
        <w:rPr>
          <w:rFonts w:asciiTheme="minorHAnsi" w:hAnsiTheme="minorHAnsi"/>
          <w:b w:val="0"/>
          <w:bCs w:val="0"/>
        </w:rPr>
        <w:fldChar w:fldCharType="separate"/>
      </w:r>
      <w:hyperlink w:anchor="_Toc482018995" w:history="1">
        <w:r w:rsidR="003A79DD" w:rsidRPr="008F136C">
          <w:rPr>
            <w:rStyle w:val="a5"/>
            <w:rFonts w:hint="eastAsia"/>
            <w:noProof/>
          </w:rPr>
          <w:t>摘要</w:t>
        </w:r>
        <w:r w:rsidR="003A79DD">
          <w:rPr>
            <w:noProof/>
            <w:webHidden/>
          </w:rPr>
          <w:tab/>
        </w:r>
        <w:r w:rsidR="003A79DD">
          <w:rPr>
            <w:noProof/>
            <w:webHidden/>
          </w:rPr>
          <w:fldChar w:fldCharType="begin"/>
        </w:r>
        <w:r w:rsidR="003A79DD">
          <w:rPr>
            <w:noProof/>
            <w:webHidden/>
          </w:rPr>
          <w:instrText xml:space="preserve"> PAGEREF _Toc482018995 \h </w:instrText>
        </w:r>
        <w:r w:rsidR="003A79DD">
          <w:rPr>
            <w:noProof/>
            <w:webHidden/>
          </w:rPr>
        </w:r>
        <w:r w:rsidR="003A79DD">
          <w:rPr>
            <w:noProof/>
            <w:webHidden/>
          </w:rPr>
          <w:fldChar w:fldCharType="separate"/>
        </w:r>
        <w:r w:rsidR="003A79DD">
          <w:rPr>
            <w:noProof/>
            <w:webHidden/>
          </w:rPr>
          <w:t>1</w:t>
        </w:r>
        <w:r w:rsidR="003A79DD">
          <w:rPr>
            <w:noProof/>
            <w:webHidden/>
          </w:rPr>
          <w:fldChar w:fldCharType="end"/>
        </w:r>
      </w:hyperlink>
    </w:p>
    <w:p w14:paraId="6C408041"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8996" w:history="1">
        <w:r w:rsidR="003A79DD" w:rsidRPr="008F136C">
          <w:rPr>
            <w:rStyle w:val="a5"/>
            <w:noProof/>
          </w:rPr>
          <w:t>Abstract</w:t>
        </w:r>
        <w:r w:rsidR="003A79DD">
          <w:rPr>
            <w:noProof/>
            <w:webHidden/>
          </w:rPr>
          <w:tab/>
        </w:r>
        <w:r w:rsidR="003A79DD">
          <w:rPr>
            <w:noProof/>
            <w:webHidden/>
          </w:rPr>
          <w:fldChar w:fldCharType="begin"/>
        </w:r>
        <w:r w:rsidR="003A79DD">
          <w:rPr>
            <w:noProof/>
            <w:webHidden/>
          </w:rPr>
          <w:instrText xml:space="preserve"> PAGEREF _Toc482018996 \h </w:instrText>
        </w:r>
        <w:r w:rsidR="003A79DD">
          <w:rPr>
            <w:noProof/>
            <w:webHidden/>
          </w:rPr>
        </w:r>
        <w:r w:rsidR="003A79DD">
          <w:rPr>
            <w:noProof/>
            <w:webHidden/>
          </w:rPr>
          <w:fldChar w:fldCharType="separate"/>
        </w:r>
        <w:r w:rsidR="003A79DD">
          <w:rPr>
            <w:noProof/>
            <w:webHidden/>
          </w:rPr>
          <w:t>2</w:t>
        </w:r>
        <w:r w:rsidR="003A79DD">
          <w:rPr>
            <w:noProof/>
            <w:webHidden/>
          </w:rPr>
          <w:fldChar w:fldCharType="end"/>
        </w:r>
      </w:hyperlink>
    </w:p>
    <w:p w14:paraId="01853BDF"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8997" w:history="1">
        <w:r w:rsidR="003A79DD" w:rsidRPr="008F136C">
          <w:rPr>
            <w:rStyle w:val="a5"/>
            <w:rFonts w:hint="eastAsia"/>
            <w:noProof/>
          </w:rPr>
          <w:t>目录</w:t>
        </w:r>
        <w:r w:rsidR="003A79DD">
          <w:rPr>
            <w:noProof/>
            <w:webHidden/>
          </w:rPr>
          <w:tab/>
        </w:r>
        <w:r w:rsidR="003A79DD">
          <w:rPr>
            <w:noProof/>
            <w:webHidden/>
          </w:rPr>
          <w:fldChar w:fldCharType="begin"/>
        </w:r>
        <w:r w:rsidR="003A79DD">
          <w:rPr>
            <w:noProof/>
            <w:webHidden/>
          </w:rPr>
          <w:instrText xml:space="preserve"> PAGEREF _Toc482018997 \h </w:instrText>
        </w:r>
        <w:r w:rsidR="003A79DD">
          <w:rPr>
            <w:noProof/>
            <w:webHidden/>
          </w:rPr>
        </w:r>
        <w:r w:rsidR="003A79DD">
          <w:rPr>
            <w:noProof/>
            <w:webHidden/>
          </w:rPr>
          <w:fldChar w:fldCharType="separate"/>
        </w:r>
        <w:r w:rsidR="003A79DD">
          <w:rPr>
            <w:noProof/>
            <w:webHidden/>
          </w:rPr>
          <w:t>4</w:t>
        </w:r>
        <w:r w:rsidR="003A79DD">
          <w:rPr>
            <w:noProof/>
            <w:webHidden/>
          </w:rPr>
          <w:fldChar w:fldCharType="end"/>
        </w:r>
      </w:hyperlink>
    </w:p>
    <w:p w14:paraId="6F569008"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8998" w:history="1">
        <w:r w:rsidR="003A79DD" w:rsidRPr="008F136C">
          <w:rPr>
            <w:rStyle w:val="a5"/>
            <w:noProof/>
          </w:rPr>
          <w:t xml:space="preserve">1. </w:t>
        </w:r>
        <w:r w:rsidR="003A79DD" w:rsidRPr="008F136C">
          <w:rPr>
            <w:rStyle w:val="a5"/>
            <w:rFonts w:hint="eastAsia"/>
            <w:noProof/>
          </w:rPr>
          <w:t>绪论</w:t>
        </w:r>
        <w:r w:rsidR="003A79DD">
          <w:rPr>
            <w:noProof/>
            <w:webHidden/>
          </w:rPr>
          <w:tab/>
        </w:r>
        <w:r w:rsidR="003A79DD">
          <w:rPr>
            <w:noProof/>
            <w:webHidden/>
          </w:rPr>
          <w:fldChar w:fldCharType="begin"/>
        </w:r>
        <w:r w:rsidR="003A79DD">
          <w:rPr>
            <w:noProof/>
            <w:webHidden/>
          </w:rPr>
          <w:instrText xml:space="preserve"> PAGEREF _Toc482018998 \h </w:instrText>
        </w:r>
        <w:r w:rsidR="003A79DD">
          <w:rPr>
            <w:noProof/>
            <w:webHidden/>
          </w:rPr>
        </w:r>
        <w:r w:rsidR="003A79DD">
          <w:rPr>
            <w:noProof/>
            <w:webHidden/>
          </w:rPr>
          <w:fldChar w:fldCharType="separate"/>
        </w:r>
        <w:r w:rsidR="003A79DD">
          <w:rPr>
            <w:noProof/>
            <w:webHidden/>
          </w:rPr>
          <w:t>7</w:t>
        </w:r>
        <w:r w:rsidR="003A79DD">
          <w:rPr>
            <w:noProof/>
            <w:webHidden/>
          </w:rPr>
          <w:fldChar w:fldCharType="end"/>
        </w:r>
      </w:hyperlink>
    </w:p>
    <w:p w14:paraId="66E081AF" w14:textId="77777777" w:rsidR="003A79DD" w:rsidRPr="003E2CBC" w:rsidRDefault="00943940" w:rsidP="003E2CBC">
      <w:pPr>
        <w:pStyle w:val="20"/>
        <w:tabs>
          <w:tab w:val="clear" w:pos="8297"/>
          <w:tab w:val="right" w:leader="dot" w:pos="8647"/>
        </w:tabs>
        <w:ind w:firstLineChars="30" w:firstLine="66"/>
        <w:rPr>
          <w:rStyle w:val="a5"/>
          <w:rPrChange w:id="26" w:author="周建中" w:date="2017-05-08T15:56:00Z">
            <w:rPr>
              <w:rFonts w:asciiTheme="minorHAnsi" w:eastAsiaTheme="minorEastAsia" w:hAnsiTheme="minorHAnsi"/>
              <w:noProof/>
              <w:kern w:val="2"/>
              <w:sz w:val="21"/>
              <w:szCs w:val="22"/>
            </w:rPr>
          </w:rPrChange>
        </w:rPr>
        <w:pPrChange w:id="27" w:author="周建中" w:date="2017-05-08T15:56:00Z">
          <w:pPr>
            <w:pStyle w:val="20"/>
          </w:pPr>
        </w:pPrChange>
      </w:pPr>
      <w:r w:rsidRPr="003E2CBC">
        <w:rPr>
          <w:rStyle w:val="a5"/>
          <w:noProof/>
          <w:rPrChange w:id="28" w:author="周建中" w:date="2017-05-08T15:56:00Z">
            <w:rPr/>
          </w:rPrChange>
        </w:rPr>
        <w:fldChar w:fldCharType="begin"/>
      </w:r>
      <w:r w:rsidRPr="003E2CBC">
        <w:rPr>
          <w:rStyle w:val="a5"/>
          <w:noProof/>
          <w:rPrChange w:id="29" w:author="周建中" w:date="2017-05-08T15:56:00Z">
            <w:rPr/>
          </w:rPrChange>
        </w:rPr>
        <w:instrText xml:space="preserve"> HYPERLINK \l "_Toc482018999" </w:instrText>
      </w:r>
      <w:r w:rsidRPr="003E2CBC">
        <w:rPr>
          <w:rStyle w:val="a5"/>
          <w:noProof/>
          <w:rPrChange w:id="30" w:author="周建中" w:date="2017-05-08T15:56:00Z">
            <w:rPr/>
          </w:rPrChange>
        </w:rPr>
        <w:fldChar w:fldCharType="separate"/>
      </w:r>
      <w:r w:rsidR="003A79DD" w:rsidRPr="003E2CBC">
        <w:rPr>
          <w:rStyle w:val="a5"/>
          <w:noProof/>
          <w:sz w:val="24"/>
          <w:szCs w:val="24"/>
          <w:rPrChange w:id="31" w:author="周建中" w:date="2017-05-08T15:54:00Z">
            <w:rPr>
              <w:rStyle w:val="a5"/>
              <w:noProof/>
            </w:rPr>
          </w:rPrChange>
        </w:rPr>
        <w:t xml:space="preserve">1.1 </w:t>
      </w:r>
      <w:r w:rsidR="003A79DD" w:rsidRPr="003E2CBC">
        <w:rPr>
          <w:rStyle w:val="a5"/>
          <w:rFonts w:hint="eastAsia"/>
          <w:noProof/>
          <w:sz w:val="24"/>
          <w:szCs w:val="24"/>
          <w:rPrChange w:id="32" w:author="周建中" w:date="2017-05-08T15:54:00Z">
            <w:rPr>
              <w:rStyle w:val="a5"/>
              <w:rFonts w:hint="eastAsia"/>
              <w:noProof/>
            </w:rPr>
          </w:rPrChange>
        </w:rPr>
        <w:t>课题背景及研究意义</w:t>
      </w:r>
      <w:r w:rsidR="003A79DD" w:rsidRPr="003E2CBC">
        <w:rPr>
          <w:rStyle w:val="a5"/>
          <w:webHidden/>
          <w:rPrChange w:id="33" w:author="周建中" w:date="2017-05-08T15:56:00Z">
            <w:rPr>
              <w:noProof/>
              <w:webHidden/>
            </w:rPr>
          </w:rPrChange>
        </w:rPr>
        <w:tab/>
      </w:r>
      <w:r w:rsidR="003A79DD" w:rsidRPr="003E2CBC">
        <w:rPr>
          <w:rStyle w:val="a5"/>
          <w:webHidden/>
          <w:rPrChange w:id="34" w:author="周建中" w:date="2017-05-08T15:56:00Z">
            <w:rPr>
              <w:noProof/>
              <w:webHidden/>
            </w:rPr>
          </w:rPrChange>
        </w:rPr>
        <w:fldChar w:fldCharType="begin"/>
      </w:r>
      <w:r w:rsidR="003A79DD" w:rsidRPr="003E2CBC">
        <w:rPr>
          <w:rStyle w:val="a5"/>
          <w:webHidden/>
          <w:rPrChange w:id="35" w:author="周建中" w:date="2017-05-08T15:56:00Z">
            <w:rPr>
              <w:noProof/>
              <w:webHidden/>
            </w:rPr>
          </w:rPrChange>
        </w:rPr>
        <w:instrText xml:space="preserve"> PAGEREF _Toc482018999 \h </w:instrText>
      </w:r>
      <w:r w:rsidR="003A79DD" w:rsidRPr="003E2CBC">
        <w:rPr>
          <w:rStyle w:val="a5"/>
          <w:webHidden/>
          <w:rPrChange w:id="36" w:author="周建中" w:date="2017-05-08T15:56:00Z">
            <w:rPr>
              <w:noProof/>
              <w:webHidden/>
            </w:rPr>
          </w:rPrChange>
        </w:rPr>
      </w:r>
      <w:r w:rsidR="003A79DD" w:rsidRPr="003E2CBC">
        <w:rPr>
          <w:rStyle w:val="a5"/>
          <w:webHidden/>
          <w:rPrChange w:id="37" w:author="周建中" w:date="2017-05-08T15:56:00Z">
            <w:rPr>
              <w:noProof/>
              <w:webHidden/>
            </w:rPr>
          </w:rPrChange>
        </w:rPr>
        <w:fldChar w:fldCharType="separate"/>
      </w:r>
      <w:r w:rsidR="003A79DD" w:rsidRPr="003E2CBC">
        <w:rPr>
          <w:rStyle w:val="a5"/>
          <w:noProof/>
          <w:webHidden/>
          <w:rPrChange w:id="38" w:author="周建中" w:date="2017-05-08T15:56:00Z">
            <w:rPr>
              <w:noProof/>
              <w:webHidden/>
            </w:rPr>
          </w:rPrChange>
        </w:rPr>
        <w:t>7</w:t>
      </w:r>
      <w:r w:rsidR="003A79DD" w:rsidRPr="003E2CBC">
        <w:rPr>
          <w:rStyle w:val="a5"/>
          <w:webHidden/>
          <w:rPrChange w:id="39" w:author="周建中" w:date="2017-05-08T15:56:00Z">
            <w:rPr>
              <w:noProof/>
              <w:webHidden/>
            </w:rPr>
          </w:rPrChange>
        </w:rPr>
        <w:fldChar w:fldCharType="end"/>
      </w:r>
      <w:r w:rsidRPr="003E2CBC">
        <w:rPr>
          <w:rStyle w:val="a5"/>
          <w:rPrChange w:id="40" w:author="周建中" w:date="2017-05-08T15:56:00Z">
            <w:rPr>
              <w:noProof/>
            </w:rPr>
          </w:rPrChange>
        </w:rPr>
        <w:fldChar w:fldCharType="end"/>
      </w:r>
    </w:p>
    <w:p w14:paraId="4DDC08D7" w14:textId="77777777" w:rsidR="003A79DD" w:rsidRPr="003E2CBC" w:rsidRDefault="00943940" w:rsidP="003E2CBC">
      <w:pPr>
        <w:pStyle w:val="20"/>
        <w:tabs>
          <w:tab w:val="clear" w:pos="8297"/>
          <w:tab w:val="right" w:leader="dot" w:pos="8647"/>
        </w:tabs>
        <w:ind w:firstLineChars="30" w:firstLine="66"/>
        <w:rPr>
          <w:rStyle w:val="a5"/>
          <w:rPrChange w:id="41" w:author="周建中" w:date="2017-05-08T15:56:00Z">
            <w:rPr>
              <w:rFonts w:asciiTheme="minorHAnsi" w:eastAsiaTheme="minorEastAsia" w:hAnsiTheme="minorHAnsi"/>
              <w:noProof/>
              <w:kern w:val="2"/>
              <w:sz w:val="21"/>
              <w:szCs w:val="22"/>
            </w:rPr>
          </w:rPrChange>
        </w:rPr>
        <w:pPrChange w:id="42" w:author="周建中" w:date="2017-05-08T15:56:00Z">
          <w:pPr>
            <w:pStyle w:val="20"/>
          </w:pPr>
        </w:pPrChange>
      </w:pPr>
      <w:r w:rsidRPr="003E2CBC">
        <w:rPr>
          <w:rStyle w:val="a5"/>
          <w:noProof/>
          <w:rPrChange w:id="43" w:author="周建中" w:date="2017-05-08T15:56:00Z">
            <w:rPr/>
          </w:rPrChange>
        </w:rPr>
        <w:fldChar w:fldCharType="begin"/>
      </w:r>
      <w:r w:rsidRPr="003E2CBC">
        <w:rPr>
          <w:rStyle w:val="a5"/>
          <w:noProof/>
          <w:rPrChange w:id="44" w:author="周建中" w:date="2017-05-08T15:56:00Z">
            <w:rPr/>
          </w:rPrChange>
        </w:rPr>
        <w:instrText xml:space="preserve"> HYPERLINK \l "_Toc482019000" </w:instrText>
      </w:r>
      <w:r w:rsidRPr="003E2CBC">
        <w:rPr>
          <w:rStyle w:val="a5"/>
          <w:noProof/>
          <w:rPrChange w:id="45" w:author="周建中" w:date="2017-05-08T15:56:00Z">
            <w:rPr/>
          </w:rPrChange>
        </w:rPr>
        <w:fldChar w:fldCharType="separate"/>
      </w:r>
      <w:r w:rsidR="003A79DD" w:rsidRPr="003E2CBC">
        <w:rPr>
          <w:rStyle w:val="a5"/>
          <w:noProof/>
          <w:sz w:val="24"/>
          <w:szCs w:val="24"/>
          <w:rPrChange w:id="46" w:author="周建中" w:date="2017-05-08T15:54:00Z">
            <w:rPr>
              <w:rStyle w:val="a5"/>
              <w:noProof/>
            </w:rPr>
          </w:rPrChange>
        </w:rPr>
        <w:t>1.2</w:t>
      </w:r>
      <w:r w:rsidR="003A79DD" w:rsidRPr="003E2CBC">
        <w:rPr>
          <w:rStyle w:val="a5"/>
          <w:rFonts w:hint="eastAsia"/>
          <w:noProof/>
          <w:sz w:val="24"/>
          <w:szCs w:val="24"/>
          <w:rPrChange w:id="47" w:author="周建中" w:date="2017-05-08T15:54:00Z">
            <w:rPr>
              <w:rStyle w:val="a5"/>
              <w:rFonts w:hint="eastAsia"/>
              <w:noProof/>
            </w:rPr>
          </w:rPrChange>
        </w:rPr>
        <w:t>水轮机仿真软件系统概述</w:t>
      </w:r>
      <w:r w:rsidR="003A79DD" w:rsidRPr="003E2CBC">
        <w:rPr>
          <w:rStyle w:val="a5"/>
          <w:webHidden/>
          <w:rPrChange w:id="48" w:author="周建中" w:date="2017-05-08T15:56:00Z">
            <w:rPr>
              <w:noProof/>
              <w:webHidden/>
            </w:rPr>
          </w:rPrChange>
        </w:rPr>
        <w:tab/>
      </w:r>
      <w:r w:rsidR="003A79DD" w:rsidRPr="003E2CBC">
        <w:rPr>
          <w:rStyle w:val="a5"/>
          <w:webHidden/>
          <w:rPrChange w:id="49" w:author="周建中" w:date="2017-05-08T15:56:00Z">
            <w:rPr>
              <w:noProof/>
              <w:webHidden/>
            </w:rPr>
          </w:rPrChange>
        </w:rPr>
        <w:fldChar w:fldCharType="begin"/>
      </w:r>
      <w:r w:rsidR="003A79DD" w:rsidRPr="003E2CBC">
        <w:rPr>
          <w:rStyle w:val="a5"/>
          <w:webHidden/>
          <w:rPrChange w:id="50" w:author="周建中" w:date="2017-05-08T15:56:00Z">
            <w:rPr>
              <w:noProof/>
              <w:webHidden/>
            </w:rPr>
          </w:rPrChange>
        </w:rPr>
        <w:instrText xml:space="preserve"> PAGEREF _Toc482019000 \h </w:instrText>
      </w:r>
      <w:r w:rsidR="003A79DD" w:rsidRPr="003E2CBC">
        <w:rPr>
          <w:rStyle w:val="a5"/>
          <w:webHidden/>
          <w:rPrChange w:id="51" w:author="周建中" w:date="2017-05-08T15:56:00Z">
            <w:rPr>
              <w:noProof/>
              <w:webHidden/>
            </w:rPr>
          </w:rPrChange>
        </w:rPr>
      </w:r>
      <w:r w:rsidR="003A79DD" w:rsidRPr="003E2CBC">
        <w:rPr>
          <w:rStyle w:val="a5"/>
          <w:webHidden/>
          <w:rPrChange w:id="52" w:author="周建中" w:date="2017-05-08T15:56:00Z">
            <w:rPr>
              <w:noProof/>
              <w:webHidden/>
            </w:rPr>
          </w:rPrChange>
        </w:rPr>
        <w:fldChar w:fldCharType="separate"/>
      </w:r>
      <w:r w:rsidR="003A79DD" w:rsidRPr="003E2CBC">
        <w:rPr>
          <w:rStyle w:val="a5"/>
          <w:noProof/>
          <w:webHidden/>
          <w:rPrChange w:id="53" w:author="周建中" w:date="2017-05-08T15:56:00Z">
            <w:rPr>
              <w:noProof/>
              <w:webHidden/>
            </w:rPr>
          </w:rPrChange>
        </w:rPr>
        <w:t>8</w:t>
      </w:r>
      <w:r w:rsidR="003A79DD" w:rsidRPr="003E2CBC">
        <w:rPr>
          <w:rStyle w:val="a5"/>
          <w:webHidden/>
          <w:rPrChange w:id="54" w:author="周建中" w:date="2017-05-08T15:56:00Z">
            <w:rPr>
              <w:noProof/>
              <w:webHidden/>
            </w:rPr>
          </w:rPrChange>
        </w:rPr>
        <w:fldChar w:fldCharType="end"/>
      </w:r>
      <w:r w:rsidRPr="003E2CBC">
        <w:rPr>
          <w:rStyle w:val="a5"/>
          <w:rPrChange w:id="55" w:author="周建中" w:date="2017-05-08T15:56:00Z">
            <w:rPr>
              <w:noProof/>
            </w:rPr>
          </w:rPrChange>
        </w:rPr>
        <w:fldChar w:fldCharType="end"/>
      </w:r>
    </w:p>
    <w:p w14:paraId="0D4BFA06" w14:textId="77777777" w:rsidR="003A79DD" w:rsidRPr="003E2CBC" w:rsidRDefault="00943940" w:rsidP="003E2CBC">
      <w:pPr>
        <w:pStyle w:val="20"/>
        <w:tabs>
          <w:tab w:val="clear" w:pos="8297"/>
          <w:tab w:val="right" w:leader="dot" w:pos="8647"/>
        </w:tabs>
        <w:ind w:firstLineChars="30" w:firstLine="66"/>
        <w:rPr>
          <w:rStyle w:val="a5"/>
          <w:rPrChange w:id="56" w:author="周建中" w:date="2017-05-08T15:56:00Z">
            <w:rPr>
              <w:rFonts w:asciiTheme="minorHAnsi" w:eastAsiaTheme="minorEastAsia" w:hAnsiTheme="minorHAnsi"/>
              <w:noProof/>
              <w:kern w:val="2"/>
              <w:sz w:val="21"/>
              <w:szCs w:val="22"/>
            </w:rPr>
          </w:rPrChange>
        </w:rPr>
        <w:pPrChange w:id="57" w:author="周建中" w:date="2017-05-08T15:56:00Z">
          <w:pPr>
            <w:pStyle w:val="20"/>
          </w:pPr>
        </w:pPrChange>
      </w:pPr>
      <w:r w:rsidRPr="003E2CBC">
        <w:rPr>
          <w:rStyle w:val="a5"/>
          <w:noProof/>
          <w:rPrChange w:id="58" w:author="周建中" w:date="2017-05-08T15:56:00Z">
            <w:rPr/>
          </w:rPrChange>
        </w:rPr>
        <w:fldChar w:fldCharType="begin"/>
      </w:r>
      <w:r w:rsidRPr="003E2CBC">
        <w:rPr>
          <w:rStyle w:val="a5"/>
          <w:noProof/>
          <w:rPrChange w:id="59" w:author="周建中" w:date="2017-05-08T15:56:00Z">
            <w:rPr/>
          </w:rPrChange>
        </w:rPr>
        <w:instrText xml:space="preserve"> HYPERLINK \l "_Toc482019001" </w:instrText>
      </w:r>
      <w:r w:rsidRPr="003E2CBC">
        <w:rPr>
          <w:rStyle w:val="a5"/>
          <w:noProof/>
          <w:rPrChange w:id="60" w:author="周建中" w:date="2017-05-08T15:56:00Z">
            <w:rPr/>
          </w:rPrChange>
        </w:rPr>
        <w:fldChar w:fldCharType="separate"/>
      </w:r>
      <w:r w:rsidR="003A79DD" w:rsidRPr="003E2CBC">
        <w:rPr>
          <w:rStyle w:val="a5"/>
          <w:noProof/>
          <w:sz w:val="24"/>
          <w:szCs w:val="24"/>
          <w:rPrChange w:id="61" w:author="周建中" w:date="2017-05-08T15:54:00Z">
            <w:rPr>
              <w:rStyle w:val="a5"/>
              <w:noProof/>
            </w:rPr>
          </w:rPrChange>
        </w:rPr>
        <w:t xml:space="preserve">1.3 </w:t>
      </w:r>
      <w:r w:rsidR="003A79DD" w:rsidRPr="003E2CBC">
        <w:rPr>
          <w:rStyle w:val="a5"/>
          <w:rFonts w:hint="eastAsia"/>
          <w:noProof/>
          <w:sz w:val="24"/>
          <w:szCs w:val="24"/>
          <w:rPrChange w:id="62" w:author="周建中" w:date="2017-05-08T15:54:00Z">
            <w:rPr>
              <w:rStyle w:val="a5"/>
              <w:rFonts w:hint="eastAsia"/>
              <w:noProof/>
            </w:rPr>
          </w:rPrChange>
        </w:rPr>
        <w:t>本文的基本内容</w:t>
      </w:r>
      <w:r w:rsidR="003A79DD" w:rsidRPr="003E2CBC">
        <w:rPr>
          <w:rStyle w:val="a5"/>
          <w:webHidden/>
          <w:rPrChange w:id="63" w:author="周建中" w:date="2017-05-08T15:56:00Z">
            <w:rPr>
              <w:noProof/>
              <w:webHidden/>
            </w:rPr>
          </w:rPrChange>
        </w:rPr>
        <w:tab/>
      </w:r>
      <w:r w:rsidR="003A79DD" w:rsidRPr="003E2CBC">
        <w:rPr>
          <w:rStyle w:val="a5"/>
          <w:webHidden/>
          <w:rPrChange w:id="64" w:author="周建中" w:date="2017-05-08T15:56:00Z">
            <w:rPr>
              <w:noProof/>
              <w:webHidden/>
            </w:rPr>
          </w:rPrChange>
        </w:rPr>
        <w:fldChar w:fldCharType="begin"/>
      </w:r>
      <w:r w:rsidR="003A79DD" w:rsidRPr="003E2CBC">
        <w:rPr>
          <w:rStyle w:val="a5"/>
          <w:webHidden/>
          <w:rPrChange w:id="65" w:author="周建中" w:date="2017-05-08T15:56:00Z">
            <w:rPr>
              <w:noProof/>
              <w:webHidden/>
            </w:rPr>
          </w:rPrChange>
        </w:rPr>
        <w:instrText xml:space="preserve"> PAGEREF _Toc482019001 \h </w:instrText>
      </w:r>
      <w:r w:rsidR="003A79DD" w:rsidRPr="003E2CBC">
        <w:rPr>
          <w:rStyle w:val="a5"/>
          <w:webHidden/>
          <w:rPrChange w:id="66" w:author="周建中" w:date="2017-05-08T15:56:00Z">
            <w:rPr>
              <w:noProof/>
              <w:webHidden/>
            </w:rPr>
          </w:rPrChange>
        </w:rPr>
      </w:r>
      <w:r w:rsidR="003A79DD" w:rsidRPr="003E2CBC">
        <w:rPr>
          <w:rStyle w:val="a5"/>
          <w:webHidden/>
          <w:rPrChange w:id="67" w:author="周建中" w:date="2017-05-08T15:56:00Z">
            <w:rPr>
              <w:noProof/>
              <w:webHidden/>
            </w:rPr>
          </w:rPrChange>
        </w:rPr>
        <w:fldChar w:fldCharType="separate"/>
      </w:r>
      <w:r w:rsidR="003A79DD" w:rsidRPr="003E2CBC">
        <w:rPr>
          <w:rStyle w:val="a5"/>
          <w:noProof/>
          <w:webHidden/>
          <w:rPrChange w:id="68" w:author="周建中" w:date="2017-05-08T15:56:00Z">
            <w:rPr>
              <w:noProof/>
              <w:webHidden/>
            </w:rPr>
          </w:rPrChange>
        </w:rPr>
        <w:t>8</w:t>
      </w:r>
      <w:r w:rsidR="003A79DD" w:rsidRPr="003E2CBC">
        <w:rPr>
          <w:rStyle w:val="a5"/>
          <w:webHidden/>
          <w:rPrChange w:id="69" w:author="周建中" w:date="2017-05-08T15:56:00Z">
            <w:rPr>
              <w:noProof/>
              <w:webHidden/>
            </w:rPr>
          </w:rPrChange>
        </w:rPr>
        <w:fldChar w:fldCharType="end"/>
      </w:r>
      <w:r w:rsidRPr="003E2CBC">
        <w:rPr>
          <w:rStyle w:val="a5"/>
          <w:rPrChange w:id="70" w:author="周建中" w:date="2017-05-08T15:56:00Z">
            <w:rPr>
              <w:noProof/>
            </w:rPr>
          </w:rPrChange>
        </w:rPr>
        <w:fldChar w:fldCharType="end"/>
      </w:r>
    </w:p>
    <w:p w14:paraId="36C36A75"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02" w:history="1">
        <w:r w:rsidR="003A79DD" w:rsidRPr="008F136C">
          <w:rPr>
            <w:rStyle w:val="a5"/>
            <w:noProof/>
          </w:rPr>
          <w:t xml:space="preserve">2. </w:t>
        </w:r>
        <w:r w:rsidR="003A79DD" w:rsidRPr="008F136C">
          <w:rPr>
            <w:rStyle w:val="a5"/>
            <w:rFonts w:hint="eastAsia"/>
            <w:noProof/>
          </w:rPr>
          <w:t>开发约定及思想</w:t>
        </w:r>
        <w:r w:rsidR="003A79DD">
          <w:rPr>
            <w:noProof/>
            <w:webHidden/>
          </w:rPr>
          <w:tab/>
        </w:r>
        <w:r w:rsidR="003A79DD">
          <w:rPr>
            <w:noProof/>
            <w:webHidden/>
          </w:rPr>
          <w:fldChar w:fldCharType="begin"/>
        </w:r>
        <w:r w:rsidR="003A79DD">
          <w:rPr>
            <w:noProof/>
            <w:webHidden/>
          </w:rPr>
          <w:instrText xml:space="preserve"> PAGEREF _Toc482019002 \h </w:instrText>
        </w:r>
        <w:r w:rsidR="003A79DD">
          <w:rPr>
            <w:noProof/>
            <w:webHidden/>
          </w:rPr>
        </w:r>
        <w:r w:rsidR="003A79DD">
          <w:rPr>
            <w:noProof/>
            <w:webHidden/>
          </w:rPr>
          <w:fldChar w:fldCharType="separate"/>
        </w:r>
        <w:r w:rsidR="003A79DD">
          <w:rPr>
            <w:noProof/>
            <w:webHidden/>
          </w:rPr>
          <w:t>10</w:t>
        </w:r>
        <w:r w:rsidR="003A79DD">
          <w:rPr>
            <w:noProof/>
            <w:webHidden/>
          </w:rPr>
          <w:fldChar w:fldCharType="end"/>
        </w:r>
      </w:hyperlink>
    </w:p>
    <w:p w14:paraId="01D7DFC7"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71" w:author="周建中" w:date="2017-05-08T15:55:00Z">
            <w:rPr>
              <w:rFonts w:asciiTheme="minorHAnsi" w:eastAsiaTheme="minorEastAsia" w:hAnsiTheme="minorHAnsi"/>
              <w:noProof/>
              <w:kern w:val="2"/>
              <w:sz w:val="21"/>
              <w:szCs w:val="22"/>
            </w:rPr>
          </w:rPrChange>
        </w:rPr>
        <w:pPrChange w:id="72" w:author="周建中" w:date="2017-05-08T15:56:00Z">
          <w:pPr>
            <w:pStyle w:val="20"/>
          </w:pPr>
        </w:pPrChange>
      </w:pPr>
      <w:r w:rsidRPr="003E2CBC">
        <w:rPr>
          <w:rStyle w:val="a5"/>
          <w:noProof/>
          <w:sz w:val="24"/>
          <w:szCs w:val="24"/>
          <w:rPrChange w:id="73" w:author="周建中" w:date="2017-05-08T15:55:00Z">
            <w:rPr/>
          </w:rPrChange>
        </w:rPr>
        <w:fldChar w:fldCharType="begin"/>
      </w:r>
      <w:r w:rsidRPr="003E2CBC">
        <w:rPr>
          <w:rStyle w:val="a5"/>
          <w:noProof/>
          <w:sz w:val="24"/>
          <w:szCs w:val="24"/>
          <w:rPrChange w:id="74" w:author="周建中" w:date="2017-05-08T15:55:00Z">
            <w:rPr/>
          </w:rPrChange>
        </w:rPr>
        <w:instrText xml:space="preserve"> HYPERLINK \l "_Toc482019003" </w:instrText>
      </w:r>
      <w:r w:rsidRPr="003E2CBC">
        <w:rPr>
          <w:rStyle w:val="a5"/>
          <w:noProof/>
          <w:sz w:val="24"/>
          <w:szCs w:val="24"/>
          <w:rPrChange w:id="75" w:author="周建中" w:date="2017-05-08T15:55:00Z">
            <w:rPr/>
          </w:rPrChange>
        </w:rPr>
        <w:fldChar w:fldCharType="separate"/>
      </w:r>
      <w:r w:rsidR="003A79DD" w:rsidRPr="003E2CBC">
        <w:rPr>
          <w:rStyle w:val="a5"/>
          <w:noProof/>
          <w:sz w:val="24"/>
          <w:szCs w:val="24"/>
          <w:rPrChange w:id="76" w:author="周建中" w:date="2017-05-08T15:55:00Z">
            <w:rPr>
              <w:rStyle w:val="a5"/>
              <w:noProof/>
            </w:rPr>
          </w:rPrChange>
        </w:rPr>
        <w:t>2.1</w:t>
      </w:r>
      <w:r w:rsidR="003A79DD" w:rsidRPr="003E2CBC">
        <w:rPr>
          <w:rStyle w:val="a5"/>
          <w:rFonts w:hint="eastAsia"/>
          <w:noProof/>
          <w:sz w:val="24"/>
          <w:szCs w:val="24"/>
          <w:rPrChange w:id="77" w:author="周建中" w:date="2017-05-08T15:55:00Z">
            <w:rPr>
              <w:rStyle w:val="a5"/>
              <w:rFonts w:hint="eastAsia"/>
              <w:noProof/>
            </w:rPr>
          </w:rPrChange>
        </w:rPr>
        <w:t>开发约定</w:t>
      </w:r>
      <w:r w:rsidR="003A79DD" w:rsidRPr="003E2CBC">
        <w:rPr>
          <w:rStyle w:val="a5"/>
          <w:noProof/>
          <w:webHidden/>
          <w:sz w:val="24"/>
          <w:szCs w:val="24"/>
          <w:rPrChange w:id="78" w:author="周建中" w:date="2017-05-08T15:55:00Z">
            <w:rPr>
              <w:noProof/>
              <w:webHidden/>
            </w:rPr>
          </w:rPrChange>
        </w:rPr>
        <w:tab/>
      </w:r>
      <w:r w:rsidR="003A79DD" w:rsidRPr="003E2CBC">
        <w:rPr>
          <w:rStyle w:val="a5"/>
          <w:noProof/>
          <w:webHidden/>
          <w:sz w:val="24"/>
          <w:szCs w:val="24"/>
          <w:rPrChange w:id="79" w:author="周建中" w:date="2017-05-08T15:55:00Z">
            <w:rPr>
              <w:noProof/>
              <w:webHidden/>
            </w:rPr>
          </w:rPrChange>
        </w:rPr>
        <w:fldChar w:fldCharType="begin"/>
      </w:r>
      <w:r w:rsidR="003A79DD" w:rsidRPr="003E2CBC">
        <w:rPr>
          <w:rStyle w:val="a5"/>
          <w:noProof/>
          <w:webHidden/>
          <w:sz w:val="24"/>
          <w:szCs w:val="24"/>
          <w:rPrChange w:id="80" w:author="周建中" w:date="2017-05-08T15:55:00Z">
            <w:rPr>
              <w:noProof/>
              <w:webHidden/>
            </w:rPr>
          </w:rPrChange>
        </w:rPr>
        <w:instrText xml:space="preserve"> PAGEREF _Toc482019003 \h </w:instrText>
      </w:r>
      <w:r w:rsidR="003A79DD" w:rsidRPr="003E2CBC">
        <w:rPr>
          <w:rStyle w:val="a5"/>
          <w:noProof/>
          <w:webHidden/>
          <w:sz w:val="24"/>
          <w:szCs w:val="24"/>
          <w:rPrChange w:id="81" w:author="周建中" w:date="2017-05-08T15:55:00Z">
            <w:rPr>
              <w:noProof/>
              <w:webHidden/>
            </w:rPr>
          </w:rPrChange>
        </w:rPr>
      </w:r>
      <w:r w:rsidR="003A79DD" w:rsidRPr="003E2CBC">
        <w:rPr>
          <w:rStyle w:val="a5"/>
          <w:noProof/>
          <w:webHidden/>
          <w:sz w:val="24"/>
          <w:szCs w:val="24"/>
          <w:rPrChange w:id="82" w:author="周建中" w:date="2017-05-08T15:55:00Z">
            <w:rPr>
              <w:noProof/>
              <w:webHidden/>
            </w:rPr>
          </w:rPrChange>
        </w:rPr>
        <w:fldChar w:fldCharType="separate"/>
      </w:r>
      <w:r w:rsidR="003A79DD" w:rsidRPr="003E2CBC">
        <w:rPr>
          <w:rStyle w:val="a5"/>
          <w:noProof/>
          <w:webHidden/>
          <w:sz w:val="24"/>
          <w:szCs w:val="24"/>
          <w:rPrChange w:id="83" w:author="周建中" w:date="2017-05-08T15:55:00Z">
            <w:rPr>
              <w:noProof/>
              <w:webHidden/>
            </w:rPr>
          </w:rPrChange>
        </w:rPr>
        <w:t>10</w:t>
      </w:r>
      <w:r w:rsidR="003A79DD" w:rsidRPr="003E2CBC">
        <w:rPr>
          <w:rStyle w:val="a5"/>
          <w:noProof/>
          <w:webHidden/>
          <w:sz w:val="24"/>
          <w:szCs w:val="24"/>
          <w:rPrChange w:id="84" w:author="周建中" w:date="2017-05-08T15:55:00Z">
            <w:rPr>
              <w:noProof/>
              <w:webHidden/>
            </w:rPr>
          </w:rPrChange>
        </w:rPr>
        <w:fldChar w:fldCharType="end"/>
      </w:r>
      <w:r w:rsidRPr="003E2CBC">
        <w:rPr>
          <w:rStyle w:val="a5"/>
          <w:noProof/>
          <w:sz w:val="24"/>
          <w:szCs w:val="24"/>
          <w:rPrChange w:id="85" w:author="周建中" w:date="2017-05-08T15:55:00Z">
            <w:rPr>
              <w:noProof/>
            </w:rPr>
          </w:rPrChange>
        </w:rPr>
        <w:fldChar w:fldCharType="end"/>
      </w:r>
    </w:p>
    <w:p w14:paraId="51B07D87"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86" w:author="周建中" w:date="2017-05-08T15:55:00Z">
            <w:rPr>
              <w:rFonts w:asciiTheme="minorHAnsi" w:eastAsiaTheme="minorEastAsia" w:hAnsiTheme="minorHAnsi"/>
              <w:noProof/>
              <w:kern w:val="2"/>
              <w:sz w:val="21"/>
              <w:szCs w:val="22"/>
            </w:rPr>
          </w:rPrChange>
        </w:rPr>
        <w:pPrChange w:id="87" w:author="周建中" w:date="2017-05-08T15:56:00Z">
          <w:pPr>
            <w:pStyle w:val="20"/>
          </w:pPr>
        </w:pPrChange>
      </w:pPr>
      <w:r w:rsidRPr="003E2CBC">
        <w:rPr>
          <w:rStyle w:val="a5"/>
          <w:noProof/>
          <w:sz w:val="24"/>
          <w:szCs w:val="24"/>
          <w:rPrChange w:id="88" w:author="周建中" w:date="2017-05-08T15:55:00Z">
            <w:rPr/>
          </w:rPrChange>
        </w:rPr>
        <w:fldChar w:fldCharType="begin"/>
      </w:r>
      <w:r w:rsidRPr="003E2CBC">
        <w:rPr>
          <w:rStyle w:val="a5"/>
          <w:noProof/>
          <w:sz w:val="24"/>
          <w:szCs w:val="24"/>
          <w:rPrChange w:id="89" w:author="周建中" w:date="2017-05-08T15:55:00Z">
            <w:rPr/>
          </w:rPrChange>
        </w:rPr>
        <w:instrText xml:space="preserve"> HYPERLINK \l "_Toc482019004" </w:instrText>
      </w:r>
      <w:r w:rsidRPr="003E2CBC">
        <w:rPr>
          <w:rStyle w:val="a5"/>
          <w:noProof/>
          <w:sz w:val="24"/>
          <w:szCs w:val="24"/>
          <w:rPrChange w:id="90" w:author="周建中" w:date="2017-05-08T15:55:00Z">
            <w:rPr/>
          </w:rPrChange>
        </w:rPr>
        <w:fldChar w:fldCharType="separate"/>
      </w:r>
      <w:r w:rsidR="003A79DD" w:rsidRPr="003E2CBC">
        <w:rPr>
          <w:rStyle w:val="a5"/>
          <w:noProof/>
          <w:sz w:val="24"/>
          <w:szCs w:val="24"/>
          <w:rPrChange w:id="91" w:author="周建中" w:date="2017-05-08T15:55:00Z">
            <w:rPr>
              <w:rStyle w:val="a5"/>
              <w:noProof/>
            </w:rPr>
          </w:rPrChange>
        </w:rPr>
        <w:t>2.2</w:t>
      </w:r>
      <w:r w:rsidR="003A79DD" w:rsidRPr="003E2CBC">
        <w:rPr>
          <w:rStyle w:val="a5"/>
          <w:rFonts w:hint="eastAsia"/>
          <w:noProof/>
          <w:sz w:val="24"/>
          <w:szCs w:val="24"/>
          <w:rPrChange w:id="92" w:author="周建中" w:date="2017-05-08T15:55:00Z">
            <w:rPr>
              <w:rStyle w:val="a5"/>
              <w:rFonts w:hint="eastAsia"/>
              <w:noProof/>
            </w:rPr>
          </w:rPrChange>
        </w:rPr>
        <w:t>编程思想</w:t>
      </w:r>
      <w:r w:rsidR="003A79DD" w:rsidRPr="003E2CBC">
        <w:rPr>
          <w:rStyle w:val="a5"/>
          <w:noProof/>
          <w:webHidden/>
          <w:sz w:val="24"/>
          <w:szCs w:val="24"/>
          <w:rPrChange w:id="93" w:author="周建中" w:date="2017-05-08T15:55:00Z">
            <w:rPr>
              <w:noProof/>
              <w:webHidden/>
            </w:rPr>
          </w:rPrChange>
        </w:rPr>
        <w:tab/>
      </w:r>
      <w:r w:rsidR="003A79DD" w:rsidRPr="003E2CBC">
        <w:rPr>
          <w:rStyle w:val="a5"/>
          <w:noProof/>
          <w:webHidden/>
          <w:sz w:val="24"/>
          <w:szCs w:val="24"/>
          <w:rPrChange w:id="94" w:author="周建中" w:date="2017-05-08T15:55:00Z">
            <w:rPr>
              <w:noProof/>
              <w:webHidden/>
            </w:rPr>
          </w:rPrChange>
        </w:rPr>
        <w:fldChar w:fldCharType="begin"/>
      </w:r>
      <w:r w:rsidR="003A79DD" w:rsidRPr="003E2CBC">
        <w:rPr>
          <w:rStyle w:val="a5"/>
          <w:noProof/>
          <w:webHidden/>
          <w:sz w:val="24"/>
          <w:szCs w:val="24"/>
          <w:rPrChange w:id="95" w:author="周建中" w:date="2017-05-08T15:55:00Z">
            <w:rPr>
              <w:noProof/>
              <w:webHidden/>
            </w:rPr>
          </w:rPrChange>
        </w:rPr>
        <w:instrText xml:space="preserve"> PAGEREF _Toc482019004 \h </w:instrText>
      </w:r>
      <w:r w:rsidR="003A79DD" w:rsidRPr="003E2CBC">
        <w:rPr>
          <w:rStyle w:val="a5"/>
          <w:noProof/>
          <w:webHidden/>
          <w:sz w:val="24"/>
          <w:szCs w:val="24"/>
          <w:rPrChange w:id="96" w:author="周建中" w:date="2017-05-08T15:55:00Z">
            <w:rPr>
              <w:noProof/>
              <w:webHidden/>
            </w:rPr>
          </w:rPrChange>
        </w:rPr>
      </w:r>
      <w:r w:rsidR="003A79DD" w:rsidRPr="003E2CBC">
        <w:rPr>
          <w:rStyle w:val="a5"/>
          <w:noProof/>
          <w:webHidden/>
          <w:sz w:val="24"/>
          <w:szCs w:val="24"/>
          <w:rPrChange w:id="97" w:author="周建中" w:date="2017-05-08T15:55:00Z">
            <w:rPr>
              <w:noProof/>
              <w:webHidden/>
            </w:rPr>
          </w:rPrChange>
        </w:rPr>
        <w:fldChar w:fldCharType="separate"/>
      </w:r>
      <w:r w:rsidR="003A79DD" w:rsidRPr="003E2CBC">
        <w:rPr>
          <w:rStyle w:val="a5"/>
          <w:noProof/>
          <w:webHidden/>
          <w:sz w:val="24"/>
          <w:szCs w:val="24"/>
          <w:rPrChange w:id="98" w:author="周建中" w:date="2017-05-08T15:55:00Z">
            <w:rPr>
              <w:noProof/>
              <w:webHidden/>
            </w:rPr>
          </w:rPrChange>
        </w:rPr>
        <w:t>14</w:t>
      </w:r>
      <w:r w:rsidR="003A79DD" w:rsidRPr="003E2CBC">
        <w:rPr>
          <w:rStyle w:val="a5"/>
          <w:noProof/>
          <w:webHidden/>
          <w:sz w:val="24"/>
          <w:szCs w:val="24"/>
          <w:rPrChange w:id="99" w:author="周建中" w:date="2017-05-08T15:55:00Z">
            <w:rPr>
              <w:noProof/>
              <w:webHidden/>
            </w:rPr>
          </w:rPrChange>
        </w:rPr>
        <w:fldChar w:fldCharType="end"/>
      </w:r>
      <w:r w:rsidRPr="003E2CBC">
        <w:rPr>
          <w:rStyle w:val="a5"/>
          <w:noProof/>
          <w:sz w:val="24"/>
          <w:szCs w:val="24"/>
          <w:rPrChange w:id="100" w:author="周建中" w:date="2017-05-08T15:55:00Z">
            <w:rPr>
              <w:noProof/>
            </w:rPr>
          </w:rPrChange>
        </w:rPr>
        <w:fldChar w:fldCharType="end"/>
      </w:r>
    </w:p>
    <w:p w14:paraId="7ACC92A3"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05" w:history="1">
        <w:r w:rsidR="003A79DD" w:rsidRPr="008F136C">
          <w:rPr>
            <w:rStyle w:val="a5"/>
            <w:noProof/>
          </w:rPr>
          <w:t xml:space="preserve">3. </w:t>
        </w:r>
        <w:r w:rsidR="003A79DD" w:rsidRPr="008F136C">
          <w:rPr>
            <w:rStyle w:val="a5"/>
            <w:rFonts w:hint="eastAsia"/>
            <w:noProof/>
          </w:rPr>
          <w:t>开发环境搭建</w:t>
        </w:r>
        <w:r w:rsidR="003A79DD">
          <w:rPr>
            <w:noProof/>
            <w:webHidden/>
          </w:rPr>
          <w:tab/>
        </w:r>
        <w:r w:rsidR="003A79DD">
          <w:rPr>
            <w:noProof/>
            <w:webHidden/>
          </w:rPr>
          <w:fldChar w:fldCharType="begin"/>
        </w:r>
        <w:r w:rsidR="003A79DD">
          <w:rPr>
            <w:noProof/>
            <w:webHidden/>
          </w:rPr>
          <w:instrText xml:space="preserve"> PAGEREF _Toc482019005 \h </w:instrText>
        </w:r>
        <w:r w:rsidR="003A79DD">
          <w:rPr>
            <w:noProof/>
            <w:webHidden/>
          </w:rPr>
        </w:r>
        <w:r w:rsidR="003A79DD">
          <w:rPr>
            <w:noProof/>
            <w:webHidden/>
          </w:rPr>
          <w:fldChar w:fldCharType="separate"/>
        </w:r>
        <w:r w:rsidR="003A79DD">
          <w:rPr>
            <w:noProof/>
            <w:webHidden/>
          </w:rPr>
          <w:t>17</w:t>
        </w:r>
        <w:r w:rsidR="003A79DD">
          <w:rPr>
            <w:noProof/>
            <w:webHidden/>
          </w:rPr>
          <w:fldChar w:fldCharType="end"/>
        </w:r>
      </w:hyperlink>
    </w:p>
    <w:p w14:paraId="15226BF5" w14:textId="651F8694" w:rsidR="003A79DD" w:rsidRPr="003E2CBC" w:rsidRDefault="00943940" w:rsidP="003E2CBC">
      <w:pPr>
        <w:pStyle w:val="20"/>
        <w:tabs>
          <w:tab w:val="clear" w:pos="8297"/>
          <w:tab w:val="right" w:leader="dot" w:pos="8647"/>
        </w:tabs>
        <w:ind w:firstLineChars="30" w:firstLine="72"/>
        <w:rPr>
          <w:rStyle w:val="a5"/>
          <w:noProof/>
          <w:sz w:val="24"/>
          <w:szCs w:val="24"/>
          <w:rPrChange w:id="101" w:author="周建中" w:date="2017-05-08T15:55:00Z">
            <w:rPr>
              <w:rFonts w:asciiTheme="minorHAnsi" w:eastAsiaTheme="minorEastAsia" w:hAnsiTheme="minorHAnsi"/>
              <w:noProof/>
              <w:kern w:val="2"/>
              <w:sz w:val="21"/>
              <w:szCs w:val="22"/>
            </w:rPr>
          </w:rPrChange>
        </w:rPr>
        <w:pPrChange w:id="102" w:author="周建中" w:date="2017-05-08T15:56:00Z">
          <w:pPr>
            <w:pStyle w:val="20"/>
          </w:pPr>
        </w:pPrChange>
      </w:pPr>
      <w:r w:rsidRPr="003E2CBC">
        <w:rPr>
          <w:rStyle w:val="a5"/>
          <w:noProof/>
          <w:sz w:val="24"/>
          <w:szCs w:val="24"/>
          <w:rPrChange w:id="103" w:author="周建中" w:date="2017-05-08T15:55:00Z">
            <w:rPr/>
          </w:rPrChange>
        </w:rPr>
        <w:fldChar w:fldCharType="begin"/>
      </w:r>
      <w:r w:rsidRPr="003E2CBC">
        <w:rPr>
          <w:rStyle w:val="a5"/>
          <w:noProof/>
          <w:sz w:val="24"/>
          <w:szCs w:val="24"/>
          <w:rPrChange w:id="104" w:author="周建中" w:date="2017-05-08T15:55:00Z">
            <w:rPr/>
          </w:rPrChange>
        </w:rPr>
        <w:instrText xml:space="preserve"> HYPERLINK \l "_Toc482019006" </w:instrText>
      </w:r>
      <w:r w:rsidRPr="003E2CBC">
        <w:rPr>
          <w:rStyle w:val="a5"/>
          <w:noProof/>
          <w:sz w:val="24"/>
          <w:szCs w:val="24"/>
          <w:rPrChange w:id="105" w:author="周建中" w:date="2017-05-08T15:55:00Z">
            <w:rPr/>
          </w:rPrChange>
        </w:rPr>
        <w:fldChar w:fldCharType="separate"/>
      </w:r>
      <w:r w:rsidR="003A79DD" w:rsidRPr="003E2CBC">
        <w:rPr>
          <w:rStyle w:val="a5"/>
          <w:noProof/>
          <w:sz w:val="24"/>
          <w:szCs w:val="24"/>
          <w:rPrChange w:id="106" w:author="周建中" w:date="2017-05-08T15:55:00Z">
            <w:rPr>
              <w:rStyle w:val="a5"/>
              <w:noProof/>
            </w:rPr>
          </w:rPrChange>
        </w:rPr>
        <w:t>3.1</w:t>
      </w:r>
      <w:r w:rsidR="003A79DD" w:rsidRPr="003E2CBC">
        <w:rPr>
          <w:rStyle w:val="a5"/>
          <w:rFonts w:hint="eastAsia"/>
          <w:noProof/>
          <w:sz w:val="24"/>
          <w:szCs w:val="24"/>
          <w:rPrChange w:id="107" w:author="周建中" w:date="2017-05-08T15:55:00Z">
            <w:rPr>
              <w:rStyle w:val="a5"/>
              <w:rFonts w:hint="eastAsia"/>
              <w:noProof/>
            </w:rPr>
          </w:rPrChange>
        </w:rPr>
        <w:t>版本控制工具</w:t>
      </w:r>
      <w:del w:id="108" w:author="周建中" w:date="2017-05-08T15:58:00Z">
        <w:r w:rsidR="003A79DD" w:rsidRPr="003E2CBC" w:rsidDel="00160072">
          <w:rPr>
            <w:rStyle w:val="a5"/>
            <w:rFonts w:hint="eastAsia"/>
            <w:noProof/>
            <w:sz w:val="24"/>
            <w:szCs w:val="24"/>
            <w:rPrChange w:id="109" w:author="周建中" w:date="2017-05-08T15:55:00Z">
              <w:rPr>
                <w:rStyle w:val="a5"/>
                <w:rFonts w:hint="eastAsia"/>
                <w:noProof/>
              </w:rPr>
            </w:rPrChange>
          </w:rPr>
          <w:delText>—</w:delText>
        </w:r>
      </w:del>
      <w:r w:rsidR="003A79DD" w:rsidRPr="003E2CBC">
        <w:rPr>
          <w:rStyle w:val="a5"/>
          <w:rFonts w:hint="eastAsia"/>
          <w:noProof/>
          <w:sz w:val="24"/>
          <w:szCs w:val="24"/>
          <w:rPrChange w:id="110" w:author="周建中" w:date="2017-05-08T15:55:00Z">
            <w:rPr>
              <w:rStyle w:val="a5"/>
              <w:rFonts w:hint="eastAsia"/>
              <w:noProof/>
            </w:rPr>
          </w:rPrChange>
        </w:rPr>
        <w:t>—</w:t>
      </w:r>
      <w:r w:rsidR="003A79DD" w:rsidRPr="003E2CBC">
        <w:rPr>
          <w:rStyle w:val="a5"/>
          <w:noProof/>
          <w:sz w:val="24"/>
          <w:szCs w:val="24"/>
          <w:rPrChange w:id="111" w:author="周建中" w:date="2017-05-08T15:55:00Z">
            <w:rPr>
              <w:rStyle w:val="a5"/>
              <w:noProof/>
            </w:rPr>
          </w:rPrChange>
        </w:rPr>
        <w:t>git/github</w:t>
      </w:r>
      <w:r w:rsidR="003A79DD" w:rsidRPr="003E2CBC">
        <w:rPr>
          <w:rStyle w:val="a5"/>
          <w:noProof/>
          <w:webHidden/>
          <w:sz w:val="24"/>
          <w:szCs w:val="24"/>
          <w:rPrChange w:id="112" w:author="周建中" w:date="2017-05-08T15:55:00Z">
            <w:rPr>
              <w:noProof/>
              <w:webHidden/>
            </w:rPr>
          </w:rPrChange>
        </w:rPr>
        <w:tab/>
      </w:r>
      <w:r w:rsidR="003A79DD" w:rsidRPr="003E2CBC">
        <w:rPr>
          <w:rStyle w:val="a5"/>
          <w:noProof/>
          <w:webHidden/>
          <w:sz w:val="24"/>
          <w:szCs w:val="24"/>
          <w:rPrChange w:id="113" w:author="周建中" w:date="2017-05-08T15:55:00Z">
            <w:rPr>
              <w:noProof/>
              <w:webHidden/>
            </w:rPr>
          </w:rPrChange>
        </w:rPr>
        <w:fldChar w:fldCharType="begin"/>
      </w:r>
      <w:r w:rsidR="003A79DD" w:rsidRPr="003E2CBC">
        <w:rPr>
          <w:rStyle w:val="a5"/>
          <w:noProof/>
          <w:webHidden/>
          <w:sz w:val="24"/>
          <w:szCs w:val="24"/>
          <w:rPrChange w:id="114" w:author="周建中" w:date="2017-05-08T15:55:00Z">
            <w:rPr>
              <w:noProof/>
              <w:webHidden/>
            </w:rPr>
          </w:rPrChange>
        </w:rPr>
        <w:instrText xml:space="preserve"> PAGEREF _Toc482019006 \h </w:instrText>
      </w:r>
      <w:r w:rsidR="003A79DD" w:rsidRPr="003E2CBC">
        <w:rPr>
          <w:rStyle w:val="a5"/>
          <w:noProof/>
          <w:webHidden/>
          <w:sz w:val="24"/>
          <w:szCs w:val="24"/>
          <w:rPrChange w:id="115" w:author="周建中" w:date="2017-05-08T15:55:00Z">
            <w:rPr>
              <w:noProof/>
              <w:webHidden/>
            </w:rPr>
          </w:rPrChange>
        </w:rPr>
      </w:r>
      <w:r w:rsidR="003A79DD" w:rsidRPr="003E2CBC">
        <w:rPr>
          <w:rStyle w:val="a5"/>
          <w:noProof/>
          <w:webHidden/>
          <w:sz w:val="24"/>
          <w:szCs w:val="24"/>
          <w:rPrChange w:id="116" w:author="周建中" w:date="2017-05-08T15:55:00Z">
            <w:rPr>
              <w:noProof/>
              <w:webHidden/>
            </w:rPr>
          </w:rPrChange>
        </w:rPr>
        <w:fldChar w:fldCharType="separate"/>
      </w:r>
      <w:r w:rsidR="003A79DD" w:rsidRPr="003E2CBC">
        <w:rPr>
          <w:rStyle w:val="a5"/>
          <w:noProof/>
          <w:webHidden/>
          <w:sz w:val="24"/>
          <w:szCs w:val="24"/>
          <w:rPrChange w:id="117" w:author="周建中" w:date="2017-05-08T15:55:00Z">
            <w:rPr>
              <w:noProof/>
              <w:webHidden/>
            </w:rPr>
          </w:rPrChange>
        </w:rPr>
        <w:t>19</w:t>
      </w:r>
      <w:r w:rsidR="003A79DD" w:rsidRPr="003E2CBC">
        <w:rPr>
          <w:rStyle w:val="a5"/>
          <w:noProof/>
          <w:webHidden/>
          <w:sz w:val="24"/>
          <w:szCs w:val="24"/>
          <w:rPrChange w:id="118" w:author="周建中" w:date="2017-05-08T15:55:00Z">
            <w:rPr>
              <w:noProof/>
              <w:webHidden/>
            </w:rPr>
          </w:rPrChange>
        </w:rPr>
        <w:fldChar w:fldCharType="end"/>
      </w:r>
      <w:r w:rsidRPr="003E2CBC">
        <w:rPr>
          <w:rStyle w:val="a5"/>
          <w:noProof/>
          <w:sz w:val="24"/>
          <w:szCs w:val="24"/>
          <w:rPrChange w:id="119" w:author="周建中" w:date="2017-05-08T15:55:00Z">
            <w:rPr>
              <w:noProof/>
            </w:rPr>
          </w:rPrChange>
        </w:rPr>
        <w:fldChar w:fldCharType="end"/>
      </w:r>
    </w:p>
    <w:p w14:paraId="6494497A" w14:textId="1408CBB0" w:rsidR="003A79DD" w:rsidRPr="003E2CBC" w:rsidRDefault="00943940" w:rsidP="003E2CBC">
      <w:pPr>
        <w:pStyle w:val="20"/>
        <w:tabs>
          <w:tab w:val="clear" w:pos="8297"/>
          <w:tab w:val="right" w:leader="dot" w:pos="8647"/>
        </w:tabs>
        <w:ind w:firstLineChars="30" w:firstLine="72"/>
        <w:rPr>
          <w:rStyle w:val="a5"/>
          <w:noProof/>
          <w:sz w:val="24"/>
          <w:szCs w:val="24"/>
          <w:rPrChange w:id="120" w:author="周建中" w:date="2017-05-08T15:55:00Z">
            <w:rPr>
              <w:rFonts w:asciiTheme="minorHAnsi" w:eastAsiaTheme="minorEastAsia" w:hAnsiTheme="minorHAnsi"/>
              <w:noProof/>
              <w:kern w:val="2"/>
              <w:sz w:val="21"/>
              <w:szCs w:val="22"/>
            </w:rPr>
          </w:rPrChange>
        </w:rPr>
        <w:pPrChange w:id="121" w:author="周建中" w:date="2017-05-08T15:56:00Z">
          <w:pPr>
            <w:pStyle w:val="20"/>
          </w:pPr>
        </w:pPrChange>
      </w:pPr>
      <w:r w:rsidRPr="003E2CBC">
        <w:rPr>
          <w:rStyle w:val="a5"/>
          <w:noProof/>
          <w:sz w:val="24"/>
          <w:szCs w:val="24"/>
          <w:rPrChange w:id="122" w:author="周建中" w:date="2017-05-08T15:55:00Z">
            <w:rPr/>
          </w:rPrChange>
        </w:rPr>
        <w:fldChar w:fldCharType="begin"/>
      </w:r>
      <w:r w:rsidRPr="003E2CBC">
        <w:rPr>
          <w:rStyle w:val="a5"/>
          <w:noProof/>
          <w:sz w:val="24"/>
          <w:szCs w:val="24"/>
          <w:rPrChange w:id="123" w:author="周建中" w:date="2017-05-08T15:55:00Z">
            <w:rPr/>
          </w:rPrChange>
        </w:rPr>
        <w:instrText xml:space="preserve"> HYPERLINK \l "_Toc482019007" </w:instrText>
      </w:r>
      <w:r w:rsidRPr="003E2CBC">
        <w:rPr>
          <w:rStyle w:val="a5"/>
          <w:noProof/>
          <w:sz w:val="24"/>
          <w:szCs w:val="24"/>
          <w:rPrChange w:id="124" w:author="周建中" w:date="2017-05-08T15:55:00Z">
            <w:rPr/>
          </w:rPrChange>
        </w:rPr>
        <w:fldChar w:fldCharType="separate"/>
      </w:r>
      <w:r w:rsidR="003A79DD" w:rsidRPr="003E2CBC">
        <w:rPr>
          <w:rStyle w:val="a5"/>
          <w:noProof/>
          <w:sz w:val="24"/>
          <w:szCs w:val="24"/>
          <w:rPrChange w:id="125" w:author="周建中" w:date="2017-05-08T15:55:00Z">
            <w:rPr>
              <w:rStyle w:val="a5"/>
              <w:noProof/>
            </w:rPr>
          </w:rPrChange>
        </w:rPr>
        <w:t>3.2</w:t>
      </w:r>
      <w:r w:rsidR="003A79DD" w:rsidRPr="003E2CBC">
        <w:rPr>
          <w:rStyle w:val="a5"/>
          <w:rFonts w:hint="eastAsia"/>
          <w:noProof/>
          <w:sz w:val="24"/>
          <w:szCs w:val="24"/>
          <w:rPrChange w:id="126" w:author="周建中" w:date="2017-05-08T15:55:00Z">
            <w:rPr>
              <w:rStyle w:val="a5"/>
              <w:rFonts w:hint="eastAsia"/>
              <w:noProof/>
            </w:rPr>
          </w:rPrChange>
        </w:rPr>
        <w:t>项目构建工具</w:t>
      </w:r>
      <w:del w:id="127" w:author="周建中" w:date="2017-05-08T15:58:00Z">
        <w:r w:rsidR="003A79DD" w:rsidRPr="003E2CBC" w:rsidDel="00160072">
          <w:rPr>
            <w:rStyle w:val="a5"/>
            <w:noProof/>
            <w:sz w:val="24"/>
            <w:szCs w:val="24"/>
            <w:rPrChange w:id="128" w:author="周建中" w:date="2017-05-08T15:55:00Z">
              <w:rPr>
                <w:rStyle w:val="a5"/>
                <w:noProof/>
              </w:rPr>
            </w:rPrChange>
          </w:rPr>
          <w:delText>—</w:delText>
        </w:r>
      </w:del>
      <w:r w:rsidR="003A79DD" w:rsidRPr="003E2CBC">
        <w:rPr>
          <w:rStyle w:val="a5"/>
          <w:noProof/>
          <w:sz w:val="24"/>
          <w:szCs w:val="24"/>
          <w:rPrChange w:id="129" w:author="周建中" w:date="2017-05-08T15:55:00Z">
            <w:rPr>
              <w:rStyle w:val="a5"/>
              <w:noProof/>
            </w:rPr>
          </w:rPrChange>
        </w:rPr>
        <w:t>—maven</w:t>
      </w:r>
      <w:r w:rsidR="003A79DD" w:rsidRPr="003E2CBC">
        <w:rPr>
          <w:rStyle w:val="a5"/>
          <w:noProof/>
          <w:webHidden/>
          <w:sz w:val="24"/>
          <w:szCs w:val="24"/>
          <w:rPrChange w:id="130" w:author="周建中" w:date="2017-05-08T15:55:00Z">
            <w:rPr>
              <w:noProof/>
              <w:webHidden/>
            </w:rPr>
          </w:rPrChange>
        </w:rPr>
        <w:tab/>
      </w:r>
      <w:r w:rsidR="003A79DD" w:rsidRPr="003E2CBC">
        <w:rPr>
          <w:rStyle w:val="a5"/>
          <w:noProof/>
          <w:webHidden/>
          <w:sz w:val="24"/>
          <w:szCs w:val="24"/>
          <w:rPrChange w:id="131" w:author="周建中" w:date="2017-05-08T15:55:00Z">
            <w:rPr>
              <w:noProof/>
              <w:webHidden/>
            </w:rPr>
          </w:rPrChange>
        </w:rPr>
        <w:fldChar w:fldCharType="begin"/>
      </w:r>
      <w:r w:rsidR="003A79DD" w:rsidRPr="003E2CBC">
        <w:rPr>
          <w:rStyle w:val="a5"/>
          <w:noProof/>
          <w:webHidden/>
          <w:sz w:val="24"/>
          <w:szCs w:val="24"/>
          <w:rPrChange w:id="132" w:author="周建中" w:date="2017-05-08T15:55:00Z">
            <w:rPr>
              <w:noProof/>
              <w:webHidden/>
            </w:rPr>
          </w:rPrChange>
        </w:rPr>
        <w:instrText xml:space="preserve"> PAGEREF _Toc482019007 \h </w:instrText>
      </w:r>
      <w:r w:rsidR="003A79DD" w:rsidRPr="003E2CBC">
        <w:rPr>
          <w:rStyle w:val="a5"/>
          <w:noProof/>
          <w:webHidden/>
          <w:sz w:val="24"/>
          <w:szCs w:val="24"/>
          <w:rPrChange w:id="133" w:author="周建中" w:date="2017-05-08T15:55:00Z">
            <w:rPr>
              <w:noProof/>
              <w:webHidden/>
            </w:rPr>
          </w:rPrChange>
        </w:rPr>
      </w:r>
      <w:r w:rsidR="003A79DD" w:rsidRPr="003E2CBC">
        <w:rPr>
          <w:rStyle w:val="a5"/>
          <w:noProof/>
          <w:webHidden/>
          <w:sz w:val="24"/>
          <w:szCs w:val="24"/>
          <w:rPrChange w:id="134" w:author="周建中" w:date="2017-05-08T15:55:00Z">
            <w:rPr>
              <w:noProof/>
              <w:webHidden/>
            </w:rPr>
          </w:rPrChange>
        </w:rPr>
        <w:fldChar w:fldCharType="separate"/>
      </w:r>
      <w:r w:rsidR="003A79DD" w:rsidRPr="003E2CBC">
        <w:rPr>
          <w:rStyle w:val="a5"/>
          <w:noProof/>
          <w:webHidden/>
          <w:sz w:val="24"/>
          <w:szCs w:val="24"/>
          <w:rPrChange w:id="135" w:author="周建中" w:date="2017-05-08T15:55:00Z">
            <w:rPr>
              <w:noProof/>
              <w:webHidden/>
            </w:rPr>
          </w:rPrChange>
        </w:rPr>
        <w:t>20</w:t>
      </w:r>
      <w:r w:rsidR="003A79DD" w:rsidRPr="003E2CBC">
        <w:rPr>
          <w:rStyle w:val="a5"/>
          <w:noProof/>
          <w:webHidden/>
          <w:sz w:val="24"/>
          <w:szCs w:val="24"/>
          <w:rPrChange w:id="136" w:author="周建中" w:date="2017-05-08T15:55:00Z">
            <w:rPr>
              <w:noProof/>
              <w:webHidden/>
            </w:rPr>
          </w:rPrChange>
        </w:rPr>
        <w:fldChar w:fldCharType="end"/>
      </w:r>
      <w:r w:rsidRPr="003E2CBC">
        <w:rPr>
          <w:rStyle w:val="a5"/>
          <w:noProof/>
          <w:sz w:val="24"/>
          <w:szCs w:val="24"/>
          <w:rPrChange w:id="137" w:author="周建中" w:date="2017-05-08T15:55:00Z">
            <w:rPr>
              <w:noProof/>
            </w:rPr>
          </w:rPrChange>
        </w:rPr>
        <w:fldChar w:fldCharType="end"/>
      </w:r>
    </w:p>
    <w:p w14:paraId="27D3C55B"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138" w:author="周建中" w:date="2017-05-08T15:55:00Z">
            <w:rPr>
              <w:rFonts w:asciiTheme="minorHAnsi" w:eastAsiaTheme="minorEastAsia" w:hAnsiTheme="minorHAnsi"/>
              <w:noProof/>
              <w:kern w:val="2"/>
              <w:sz w:val="21"/>
              <w:szCs w:val="22"/>
            </w:rPr>
          </w:rPrChange>
        </w:rPr>
        <w:pPrChange w:id="139" w:author="周建中" w:date="2017-05-08T15:56:00Z">
          <w:pPr>
            <w:pStyle w:val="20"/>
          </w:pPr>
        </w:pPrChange>
      </w:pPr>
      <w:r w:rsidRPr="003E2CBC">
        <w:rPr>
          <w:rStyle w:val="a5"/>
          <w:noProof/>
          <w:sz w:val="24"/>
          <w:szCs w:val="24"/>
          <w:rPrChange w:id="140" w:author="周建中" w:date="2017-05-08T15:55:00Z">
            <w:rPr/>
          </w:rPrChange>
        </w:rPr>
        <w:fldChar w:fldCharType="begin"/>
      </w:r>
      <w:r w:rsidRPr="003E2CBC">
        <w:rPr>
          <w:rStyle w:val="a5"/>
          <w:noProof/>
          <w:sz w:val="24"/>
          <w:szCs w:val="24"/>
          <w:rPrChange w:id="141" w:author="周建中" w:date="2017-05-08T15:55:00Z">
            <w:rPr/>
          </w:rPrChange>
        </w:rPr>
        <w:instrText xml:space="preserve"> HYPERLINK \l "_Toc482019008" </w:instrText>
      </w:r>
      <w:r w:rsidRPr="003E2CBC">
        <w:rPr>
          <w:rStyle w:val="a5"/>
          <w:noProof/>
          <w:sz w:val="24"/>
          <w:szCs w:val="24"/>
          <w:rPrChange w:id="142" w:author="周建中" w:date="2017-05-08T15:55:00Z">
            <w:rPr/>
          </w:rPrChange>
        </w:rPr>
        <w:fldChar w:fldCharType="separate"/>
      </w:r>
      <w:r w:rsidR="003A79DD" w:rsidRPr="003E2CBC">
        <w:rPr>
          <w:rStyle w:val="a5"/>
          <w:noProof/>
          <w:sz w:val="24"/>
          <w:szCs w:val="24"/>
          <w:rPrChange w:id="143" w:author="周建中" w:date="2017-05-08T15:55:00Z">
            <w:rPr>
              <w:rStyle w:val="a5"/>
              <w:noProof/>
            </w:rPr>
          </w:rPrChange>
        </w:rPr>
        <w:t xml:space="preserve">3.3 </w:t>
      </w:r>
      <w:r w:rsidR="003A79DD" w:rsidRPr="003E2CBC">
        <w:rPr>
          <w:rStyle w:val="a5"/>
          <w:rFonts w:hint="eastAsia"/>
          <w:noProof/>
          <w:sz w:val="24"/>
          <w:szCs w:val="24"/>
          <w:rPrChange w:id="144" w:author="周建中" w:date="2017-05-08T15:55:00Z">
            <w:rPr>
              <w:rStyle w:val="a5"/>
              <w:rFonts w:hint="eastAsia"/>
              <w:noProof/>
            </w:rPr>
          </w:rPrChange>
        </w:rPr>
        <w:t>后端架构</w:t>
      </w:r>
      <w:r w:rsidR="003A79DD" w:rsidRPr="003E2CBC">
        <w:rPr>
          <w:rStyle w:val="a5"/>
          <w:noProof/>
          <w:webHidden/>
          <w:sz w:val="24"/>
          <w:szCs w:val="24"/>
          <w:rPrChange w:id="145" w:author="周建中" w:date="2017-05-08T15:55:00Z">
            <w:rPr>
              <w:noProof/>
              <w:webHidden/>
            </w:rPr>
          </w:rPrChange>
        </w:rPr>
        <w:tab/>
      </w:r>
      <w:r w:rsidR="003A79DD" w:rsidRPr="003E2CBC">
        <w:rPr>
          <w:rStyle w:val="a5"/>
          <w:noProof/>
          <w:webHidden/>
          <w:sz w:val="24"/>
          <w:szCs w:val="24"/>
          <w:rPrChange w:id="146" w:author="周建中" w:date="2017-05-08T15:55:00Z">
            <w:rPr>
              <w:noProof/>
              <w:webHidden/>
            </w:rPr>
          </w:rPrChange>
        </w:rPr>
        <w:fldChar w:fldCharType="begin"/>
      </w:r>
      <w:r w:rsidR="003A79DD" w:rsidRPr="003E2CBC">
        <w:rPr>
          <w:rStyle w:val="a5"/>
          <w:noProof/>
          <w:webHidden/>
          <w:sz w:val="24"/>
          <w:szCs w:val="24"/>
          <w:rPrChange w:id="147" w:author="周建中" w:date="2017-05-08T15:55:00Z">
            <w:rPr>
              <w:noProof/>
              <w:webHidden/>
            </w:rPr>
          </w:rPrChange>
        </w:rPr>
        <w:instrText xml:space="preserve"> PAGEREF _Toc482019008 \h </w:instrText>
      </w:r>
      <w:r w:rsidR="003A79DD" w:rsidRPr="003E2CBC">
        <w:rPr>
          <w:rStyle w:val="a5"/>
          <w:noProof/>
          <w:webHidden/>
          <w:sz w:val="24"/>
          <w:szCs w:val="24"/>
          <w:rPrChange w:id="148" w:author="周建中" w:date="2017-05-08T15:55:00Z">
            <w:rPr>
              <w:noProof/>
              <w:webHidden/>
            </w:rPr>
          </w:rPrChange>
        </w:rPr>
      </w:r>
      <w:r w:rsidR="003A79DD" w:rsidRPr="003E2CBC">
        <w:rPr>
          <w:rStyle w:val="a5"/>
          <w:noProof/>
          <w:webHidden/>
          <w:sz w:val="24"/>
          <w:szCs w:val="24"/>
          <w:rPrChange w:id="149" w:author="周建中" w:date="2017-05-08T15:55:00Z">
            <w:rPr>
              <w:noProof/>
              <w:webHidden/>
            </w:rPr>
          </w:rPrChange>
        </w:rPr>
        <w:fldChar w:fldCharType="separate"/>
      </w:r>
      <w:r w:rsidR="003A79DD" w:rsidRPr="003E2CBC">
        <w:rPr>
          <w:rStyle w:val="a5"/>
          <w:noProof/>
          <w:webHidden/>
          <w:sz w:val="24"/>
          <w:szCs w:val="24"/>
          <w:rPrChange w:id="150" w:author="周建中" w:date="2017-05-08T15:55:00Z">
            <w:rPr>
              <w:noProof/>
              <w:webHidden/>
            </w:rPr>
          </w:rPrChange>
        </w:rPr>
        <w:t>24</w:t>
      </w:r>
      <w:r w:rsidR="003A79DD" w:rsidRPr="003E2CBC">
        <w:rPr>
          <w:rStyle w:val="a5"/>
          <w:noProof/>
          <w:webHidden/>
          <w:sz w:val="24"/>
          <w:szCs w:val="24"/>
          <w:rPrChange w:id="151" w:author="周建中" w:date="2017-05-08T15:55:00Z">
            <w:rPr>
              <w:noProof/>
              <w:webHidden/>
            </w:rPr>
          </w:rPrChange>
        </w:rPr>
        <w:fldChar w:fldCharType="end"/>
      </w:r>
      <w:r w:rsidRPr="003E2CBC">
        <w:rPr>
          <w:rStyle w:val="a5"/>
          <w:noProof/>
          <w:sz w:val="24"/>
          <w:szCs w:val="24"/>
          <w:rPrChange w:id="152" w:author="周建中" w:date="2017-05-08T15:55:00Z">
            <w:rPr>
              <w:noProof/>
            </w:rPr>
          </w:rPrChange>
        </w:rPr>
        <w:fldChar w:fldCharType="end"/>
      </w:r>
    </w:p>
    <w:p w14:paraId="02470D74" w14:textId="307ADD94" w:rsidR="003A79DD" w:rsidRPr="003E2CBC" w:rsidRDefault="00943940" w:rsidP="003E2CBC">
      <w:pPr>
        <w:pStyle w:val="20"/>
        <w:tabs>
          <w:tab w:val="clear" w:pos="8297"/>
          <w:tab w:val="right" w:leader="dot" w:pos="8647"/>
        </w:tabs>
        <w:ind w:firstLineChars="30" w:firstLine="72"/>
        <w:rPr>
          <w:rStyle w:val="a5"/>
          <w:noProof/>
          <w:sz w:val="24"/>
          <w:szCs w:val="24"/>
          <w:rPrChange w:id="153" w:author="周建中" w:date="2017-05-08T15:55:00Z">
            <w:rPr>
              <w:rFonts w:asciiTheme="minorHAnsi" w:eastAsiaTheme="minorEastAsia" w:hAnsiTheme="minorHAnsi"/>
              <w:noProof/>
              <w:kern w:val="2"/>
              <w:sz w:val="21"/>
              <w:szCs w:val="22"/>
            </w:rPr>
          </w:rPrChange>
        </w:rPr>
        <w:pPrChange w:id="154" w:author="周建中" w:date="2017-05-08T15:56:00Z">
          <w:pPr>
            <w:pStyle w:val="20"/>
          </w:pPr>
        </w:pPrChange>
      </w:pPr>
      <w:r w:rsidRPr="003E2CBC">
        <w:rPr>
          <w:rStyle w:val="a5"/>
          <w:noProof/>
          <w:sz w:val="24"/>
          <w:szCs w:val="24"/>
          <w:rPrChange w:id="155" w:author="周建中" w:date="2017-05-08T15:55:00Z">
            <w:rPr/>
          </w:rPrChange>
        </w:rPr>
        <w:fldChar w:fldCharType="begin"/>
      </w:r>
      <w:r w:rsidRPr="003E2CBC">
        <w:rPr>
          <w:rStyle w:val="a5"/>
          <w:noProof/>
          <w:sz w:val="24"/>
          <w:szCs w:val="24"/>
          <w:rPrChange w:id="156" w:author="周建中" w:date="2017-05-08T15:55:00Z">
            <w:rPr/>
          </w:rPrChange>
        </w:rPr>
        <w:instrText xml:space="preserve"> HYPERLINK \l "_Toc482019009" </w:instrText>
      </w:r>
      <w:r w:rsidRPr="003E2CBC">
        <w:rPr>
          <w:rStyle w:val="a5"/>
          <w:noProof/>
          <w:sz w:val="24"/>
          <w:szCs w:val="24"/>
          <w:rPrChange w:id="157" w:author="周建中" w:date="2017-05-08T15:55:00Z">
            <w:rPr/>
          </w:rPrChange>
        </w:rPr>
        <w:fldChar w:fldCharType="separate"/>
      </w:r>
      <w:r w:rsidR="003A79DD" w:rsidRPr="003E2CBC">
        <w:rPr>
          <w:rStyle w:val="a5"/>
          <w:noProof/>
          <w:sz w:val="24"/>
          <w:szCs w:val="24"/>
          <w:rPrChange w:id="158" w:author="周建中" w:date="2017-05-08T15:55:00Z">
            <w:rPr>
              <w:rStyle w:val="a5"/>
              <w:noProof/>
            </w:rPr>
          </w:rPrChange>
        </w:rPr>
        <w:t xml:space="preserve">3.4 </w:t>
      </w:r>
      <w:r w:rsidR="003A79DD" w:rsidRPr="003E2CBC">
        <w:rPr>
          <w:rStyle w:val="a5"/>
          <w:rFonts w:hint="eastAsia"/>
          <w:noProof/>
          <w:sz w:val="24"/>
          <w:szCs w:val="24"/>
          <w:rPrChange w:id="159" w:author="周建中" w:date="2017-05-08T15:55:00Z">
            <w:rPr>
              <w:rStyle w:val="a5"/>
              <w:rFonts w:hint="eastAsia"/>
              <w:noProof/>
            </w:rPr>
          </w:rPrChange>
        </w:rPr>
        <w:t>前端架构</w:t>
      </w:r>
      <w:del w:id="160" w:author="周建中" w:date="2017-05-08T15:59:00Z">
        <w:r w:rsidR="003A79DD" w:rsidRPr="003E2CBC" w:rsidDel="00160072">
          <w:rPr>
            <w:rStyle w:val="a5"/>
            <w:noProof/>
            <w:sz w:val="24"/>
            <w:szCs w:val="24"/>
            <w:rPrChange w:id="161" w:author="周建中" w:date="2017-05-08T15:55:00Z">
              <w:rPr>
                <w:rStyle w:val="a5"/>
                <w:noProof/>
              </w:rPr>
            </w:rPrChange>
          </w:rPr>
          <w:delText>—</w:delText>
        </w:r>
      </w:del>
      <w:r w:rsidR="003A79DD" w:rsidRPr="003E2CBC">
        <w:rPr>
          <w:rStyle w:val="a5"/>
          <w:noProof/>
          <w:sz w:val="24"/>
          <w:szCs w:val="24"/>
          <w:rPrChange w:id="162" w:author="周建中" w:date="2017-05-08T15:55:00Z">
            <w:rPr>
              <w:rStyle w:val="a5"/>
              <w:noProof/>
            </w:rPr>
          </w:rPrChange>
        </w:rPr>
        <w:t>—jQuery</w:t>
      </w:r>
      <w:r w:rsidR="003A79DD" w:rsidRPr="003E2CBC">
        <w:rPr>
          <w:rStyle w:val="a5"/>
          <w:rFonts w:hint="eastAsia"/>
          <w:noProof/>
          <w:sz w:val="24"/>
          <w:szCs w:val="24"/>
          <w:rPrChange w:id="163" w:author="周建中" w:date="2017-05-08T15:55:00Z">
            <w:rPr>
              <w:rStyle w:val="a5"/>
              <w:rFonts w:hint="eastAsia"/>
              <w:noProof/>
            </w:rPr>
          </w:rPrChange>
        </w:rPr>
        <w:t>与</w:t>
      </w:r>
      <w:r w:rsidR="003A79DD" w:rsidRPr="003E2CBC">
        <w:rPr>
          <w:rStyle w:val="a5"/>
          <w:noProof/>
          <w:sz w:val="24"/>
          <w:szCs w:val="24"/>
          <w:rPrChange w:id="164" w:author="周建中" w:date="2017-05-08T15:55:00Z">
            <w:rPr>
              <w:rStyle w:val="a5"/>
              <w:noProof/>
            </w:rPr>
          </w:rPrChange>
        </w:rPr>
        <w:t>lodash</w:t>
      </w:r>
      <w:r w:rsidR="003A79DD" w:rsidRPr="003E2CBC">
        <w:rPr>
          <w:rStyle w:val="a5"/>
          <w:noProof/>
          <w:webHidden/>
          <w:sz w:val="24"/>
          <w:szCs w:val="24"/>
          <w:rPrChange w:id="165" w:author="周建中" w:date="2017-05-08T15:55:00Z">
            <w:rPr>
              <w:noProof/>
              <w:webHidden/>
            </w:rPr>
          </w:rPrChange>
        </w:rPr>
        <w:tab/>
      </w:r>
      <w:r w:rsidR="003A79DD" w:rsidRPr="003E2CBC">
        <w:rPr>
          <w:rStyle w:val="a5"/>
          <w:noProof/>
          <w:webHidden/>
          <w:sz w:val="24"/>
          <w:szCs w:val="24"/>
          <w:rPrChange w:id="166" w:author="周建中" w:date="2017-05-08T15:55:00Z">
            <w:rPr>
              <w:noProof/>
              <w:webHidden/>
            </w:rPr>
          </w:rPrChange>
        </w:rPr>
        <w:fldChar w:fldCharType="begin"/>
      </w:r>
      <w:r w:rsidR="003A79DD" w:rsidRPr="003E2CBC">
        <w:rPr>
          <w:rStyle w:val="a5"/>
          <w:noProof/>
          <w:webHidden/>
          <w:sz w:val="24"/>
          <w:szCs w:val="24"/>
          <w:rPrChange w:id="167" w:author="周建中" w:date="2017-05-08T15:55:00Z">
            <w:rPr>
              <w:noProof/>
              <w:webHidden/>
            </w:rPr>
          </w:rPrChange>
        </w:rPr>
        <w:instrText xml:space="preserve"> PAGEREF _Toc482019009 \h </w:instrText>
      </w:r>
      <w:r w:rsidR="003A79DD" w:rsidRPr="003E2CBC">
        <w:rPr>
          <w:rStyle w:val="a5"/>
          <w:noProof/>
          <w:webHidden/>
          <w:sz w:val="24"/>
          <w:szCs w:val="24"/>
          <w:rPrChange w:id="168" w:author="周建中" w:date="2017-05-08T15:55:00Z">
            <w:rPr>
              <w:noProof/>
              <w:webHidden/>
            </w:rPr>
          </w:rPrChange>
        </w:rPr>
      </w:r>
      <w:r w:rsidR="003A79DD" w:rsidRPr="003E2CBC">
        <w:rPr>
          <w:rStyle w:val="a5"/>
          <w:noProof/>
          <w:webHidden/>
          <w:sz w:val="24"/>
          <w:szCs w:val="24"/>
          <w:rPrChange w:id="169" w:author="周建中" w:date="2017-05-08T15:55:00Z">
            <w:rPr>
              <w:noProof/>
              <w:webHidden/>
            </w:rPr>
          </w:rPrChange>
        </w:rPr>
        <w:fldChar w:fldCharType="separate"/>
      </w:r>
      <w:r w:rsidR="003A79DD" w:rsidRPr="003E2CBC">
        <w:rPr>
          <w:rStyle w:val="a5"/>
          <w:noProof/>
          <w:webHidden/>
          <w:sz w:val="24"/>
          <w:szCs w:val="24"/>
          <w:rPrChange w:id="170" w:author="周建中" w:date="2017-05-08T15:55:00Z">
            <w:rPr>
              <w:noProof/>
              <w:webHidden/>
            </w:rPr>
          </w:rPrChange>
        </w:rPr>
        <w:t>26</w:t>
      </w:r>
      <w:r w:rsidR="003A79DD" w:rsidRPr="003E2CBC">
        <w:rPr>
          <w:rStyle w:val="a5"/>
          <w:noProof/>
          <w:webHidden/>
          <w:sz w:val="24"/>
          <w:szCs w:val="24"/>
          <w:rPrChange w:id="171" w:author="周建中" w:date="2017-05-08T15:55:00Z">
            <w:rPr>
              <w:noProof/>
              <w:webHidden/>
            </w:rPr>
          </w:rPrChange>
        </w:rPr>
        <w:fldChar w:fldCharType="end"/>
      </w:r>
      <w:r w:rsidRPr="003E2CBC">
        <w:rPr>
          <w:rStyle w:val="a5"/>
          <w:noProof/>
          <w:sz w:val="24"/>
          <w:szCs w:val="24"/>
          <w:rPrChange w:id="172" w:author="周建中" w:date="2017-05-08T15:55:00Z">
            <w:rPr>
              <w:noProof/>
            </w:rPr>
          </w:rPrChange>
        </w:rPr>
        <w:fldChar w:fldCharType="end"/>
      </w:r>
    </w:p>
    <w:p w14:paraId="7ADBC300" w14:textId="74934AE8" w:rsidR="003A79DD" w:rsidRPr="003E2CBC" w:rsidRDefault="00943940" w:rsidP="003E2CBC">
      <w:pPr>
        <w:pStyle w:val="20"/>
        <w:tabs>
          <w:tab w:val="clear" w:pos="8297"/>
          <w:tab w:val="right" w:leader="dot" w:pos="8647"/>
        </w:tabs>
        <w:ind w:firstLineChars="30" w:firstLine="72"/>
        <w:rPr>
          <w:rStyle w:val="a5"/>
          <w:noProof/>
          <w:sz w:val="24"/>
          <w:szCs w:val="24"/>
          <w:rPrChange w:id="173" w:author="周建中" w:date="2017-05-08T15:55:00Z">
            <w:rPr>
              <w:rFonts w:asciiTheme="minorHAnsi" w:eastAsiaTheme="minorEastAsia" w:hAnsiTheme="minorHAnsi"/>
              <w:noProof/>
              <w:kern w:val="2"/>
              <w:sz w:val="21"/>
              <w:szCs w:val="22"/>
            </w:rPr>
          </w:rPrChange>
        </w:rPr>
        <w:pPrChange w:id="174" w:author="周建中" w:date="2017-05-08T15:56:00Z">
          <w:pPr>
            <w:pStyle w:val="20"/>
          </w:pPr>
        </w:pPrChange>
      </w:pPr>
      <w:r w:rsidRPr="003E2CBC">
        <w:rPr>
          <w:rStyle w:val="a5"/>
          <w:noProof/>
          <w:sz w:val="24"/>
          <w:szCs w:val="24"/>
          <w:rPrChange w:id="175" w:author="周建中" w:date="2017-05-08T15:55:00Z">
            <w:rPr/>
          </w:rPrChange>
        </w:rPr>
        <w:fldChar w:fldCharType="begin"/>
      </w:r>
      <w:r w:rsidRPr="003E2CBC">
        <w:rPr>
          <w:rStyle w:val="a5"/>
          <w:noProof/>
          <w:sz w:val="24"/>
          <w:szCs w:val="24"/>
          <w:rPrChange w:id="176" w:author="周建中" w:date="2017-05-08T15:55:00Z">
            <w:rPr/>
          </w:rPrChange>
        </w:rPr>
        <w:instrText xml:space="preserve"> HYPERLINK \l "_Toc482019010" </w:instrText>
      </w:r>
      <w:r w:rsidRPr="003E2CBC">
        <w:rPr>
          <w:rStyle w:val="a5"/>
          <w:noProof/>
          <w:sz w:val="24"/>
          <w:szCs w:val="24"/>
          <w:rPrChange w:id="177" w:author="周建中" w:date="2017-05-08T15:55:00Z">
            <w:rPr/>
          </w:rPrChange>
        </w:rPr>
        <w:fldChar w:fldCharType="separate"/>
      </w:r>
      <w:r w:rsidR="003A79DD" w:rsidRPr="003E2CBC">
        <w:rPr>
          <w:rStyle w:val="a5"/>
          <w:noProof/>
          <w:sz w:val="24"/>
          <w:szCs w:val="24"/>
          <w:rPrChange w:id="178" w:author="周建中" w:date="2017-05-08T15:55:00Z">
            <w:rPr>
              <w:rStyle w:val="a5"/>
              <w:noProof/>
            </w:rPr>
          </w:rPrChange>
        </w:rPr>
        <w:t xml:space="preserve">3.5 </w:t>
      </w:r>
      <w:r w:rsidR="003A79DD" w:rsidRPr="003E2CBC">
        <w:rPr>
          <w:rStyle w:val="a5"/>
          <w:rFonts w:hint="eastAsia"/>
          <w:noProof/>
          <w:sz w:val="24"/>
          <w:szCs w:val="24"/>
          <w:rPrChange w:id="179" w:author="周建中" w:date="2017-05-08T15:55:00Z">
            <w:rPr>
              <w:rStyle w:val="a5"/>
              <w:rFonts w:hint="eastAsia"/>
              <w:noProof/>
            </w:rPr>
          </w:rPrChange>
        </w:rPr>
        <w:t>前后端通讯格式</w:t>
      </w:r>
      <w:del w:id="180" w:author="周建中" w:date="2017-05-08T15:59:00Z">
        <w:r w:rsidR="003A79DD" w:rsidRPr="003E2CBC" w:rsidDel="00160072">
          <w:rPr>
            <w:rStyle w:val="a5"/>
            <w:rFonts w:hint="eastAsia"/>
            <w:noProof/>
            <w:sz w:val="24"/>
            <w:szCs w:val="24"/>
            <w:rPrChange w:id="181" w:author="周建中" w:date="2017-05-08T15:55:00Z">
              <w:rPr>
                <w:rStyle w:val="a5"/>
                <w:rFonts w:hint="eastAsia"/>
                <w:noProof/>
              </w:rPr>
            </w:rPrChange>
          </w:rPr>
          <w:delText>—</w:delText>
        </w:r>
      </w:del>
      <w:r w:rsidR="003A79DD" w:rsidRPr="003E2CBC">
        <w:rPr>
          <w:rStyle w:val="a5"/>
          <w:rFonts w:hint="eastAsia"/>
          <w:noProof/>
          <w:sz w:val="24"/>
          <w:szCs w:val="24"/>
          <w:rPrChange w:id="182" w:author="周建中" w:date="2017-05-08T15:55:00Z">
            <w:rPr>
              <w:rStyle w:val="a5"/>
              <w:rFonts w:hint="eastAsia"/>
              <w:noProof/>
            </w:rPr>
          </w:rPrChange>
        </w:rPr>
        <w:t>—</w:t>
      </w:r>
      <w:r w:rsidR="003A79DD" w:rsidRPr="003E2CBC">
        <w:rPr>
          <w:rStyle w:val="a5"/>
          <w:noProof/>
          <w:sz w:val="24"/>
          <w:szCs w:val="24"/>
          <w:rPrChange w:id="183" w:author="周建中" w:date="2017-05-08T15:55:00Z">
            <w:rPr>
              <w:rStyle w:val="a5"/>
              <w:noProof/>
            </w:rPr>
          </w:rPrChange>
        </w:rPr>
        <w:t>json</w:t>
      </w:r>
      <w:r w:rsidR="003A79DD" w:rsidRPr="003E2CBC">
        <w:rPr>
          <w:rStyle w:val="a5"/>
          <w:noProof/>
          <w:webHidden/>
          <w:sz w:val="24"/>
          <w:szCs w:val="24"/>
          <w:rPrChange w:id="184" w:author="周建中" w:date="2017-05-08T15:55:00Z">
            <w:rPr>
              <w:noProof/>
              <w:webHidden/>
            </w:rPr>
          </w:rPrChange>
        </w:rPr>
        <w:tab/>
      </w:r>
      <w:r w:rsidR="003A79DD" w:rsidRPr="003E2CBC">
        <w:rPr>
          <w:rStyle w:val="a5"/>
          <w:noProof/>
          <w:webHidden/>
          <w:sz w:val="24"/>
          <w:szCs w:val="24"/>
          <w:rPrChange w:id="185" w:author="周建中" w:date="2017-05-08T15:55:00Z">
            <w:rPr>
              <w:noProof/>
              <w:webHidden/>
            </w:rPr>
          </w:rPrChange>
        </w:rPr>
        <w:fldChar w:fldCharType="begin"/>
      </w:r>
      <w:r w:rsidR="003A79DD" w:rsidRPr="003E2CBC">
        <w:rPr>
          <w:rStyle w:val="a5"/>
          <w:noProof/>
          <w:webHidden/>
          <w:sz w:val="24"/>
          <w:szCs w:val="24"/>
          <w:rPrChange w:id="186" w:author="周建中" w:date="2017-05-08T15:55:00Z">
            <w:rPr>
              <w:noProof/>
              <w:webHidden/>
            </w:rPr>
          </w:rPrChange>
        </w:rPr>
        <w:instrText xml:space="preserve"> PAGEREF _Toc482019010 \h </w:instrText>
      </w:r>
      <w:r w:rsidR="003A79DD" w:rsidRPr="003E2CBC">
        <w:rPr>
          <w:rStyle w:val="a5"/>
          <w:noProof/>
          <w:webHidden/>
          <w:sz w:val="24"/>
          <w:szCs w:val="24"/>
          <w:rPrChange w:id="187" w:author="周建中" w:date="2017-05-08T15:55:00Z">
            <w:rPr>
              <w:noProof/>
              <w:webHidden/>
            </w:rPr>
          </w:rPrChange>
        </w:rPr>
      </w:r>
      <w:r w:rsidR="003A79DD" w:rsidRPr="003E2CBC">
        <w:rPr>
          <w:rStyle w:val="a5"/>
          <w:noProof/>
          <w:webHidden/>
          <w:sz w:val="24"/>
          <w:szCs w:val="24"/>
          <w:rPrChange w:id="188" w:author="周建中" w:date="2017-05-08T15:55:00Z">
            <w:rPr>
              <w:noProof/>
              <w:webHidden/>
            </w:rPr>
          </w:rPrChange>
        </w:rPr>
        <w:fldChar w:fldCharType="separate"/>
      </w:r>
      <w:r w:rsidR="003A79DD" w:rsidRPr="003E2CBC">
        <w:rPr>
          <w:rStyle w:val="a5"/>
          <w:noProof/>
          <w:webHidden/>
          <w:sz w:val="24"/>
          <w:szCs w:val="24"/>
          <w:rPrChange w:id="189" w:author="周建中" w:date="2017-05-08T15:55:00Z">
            <w:rPr>
              <w:noProof/>
              <w:webHidden/>
            </w:rPr>
          </w:rPrChange>
        </w:rPr>
        <w:t>27</w:t>
      </w:r>
      <w:r w:rsidR="003A79DD" w:rsidRPr="003E2CBC">
        <w:rPr>
          <w:rStyle w:val="a5"/>
          <w:noProof/>
          <w:webHidden/>
          <w:sz w:val="24"/>
          <w:szCs w:val="24"/>
          <w:rPrChange w:id="190" w:author="周建中" w:date="2017-05-08T15:55:00Z">
            <w:rPr>
              <w:noProof/>
              <w:webHidden/>
            </w:rPr>
          </w:rPrChange>
        </w:rPr>
        <w:fldChar w:fldCharType="end"/>
      </w:r>
      <w:r w:rsidRPr="003E2CBC">
        <w:rPr>
          <w:rStyle w:val="a5"/>
          <w:noProof/>
          <w:sz w:val="24"/>
          <w:szCs w:val="24"/>
          <w:rPrChange w:id="191" w:author="周建中" w:date="2017-05-08T15:55:00Z">
            <w:rPr>
              <w:noProof/>
            </w:rPr>
          </w:rPrChange>
        </w:rPr>
        <w:fldChar w:fldCharType="end"/>
      </w:r>
    </w:p>
    <w:p w14:paraId="5BD4C91E"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192" w:author="周建中" w:date="2017-05-08T15:55:00Z">
            <w:rPr>
              <w:rFonts w:asciiTheme="minorHAnsi" w:eastAsiaTheme="minorEastAsia" w:hAnsiTheme="minorHAnsi"/>
              <w:noProof/>
              <w:kern w:val="2"/>
              <w:sz w:val="21"/>
              <w:szCs w:val="22"/>
            </w:rPr>
          </w:rPrChange>
        </w:rPr>
        <w:pPrChange w:id="193" w:author="周建中" w:date="2017-05-08T15:56:00Z">
          <w:pPr>
            <w:pStyle w:val="20"/>
          </w:pPr>
        </w:pPrChange>
      </w:pPr>
      <w:r w:rsidRPr="003E2CBC">
        <w:rPr>
          <w:rStyle w:val="a5"/>
          <w:noProof/>
          <w:sz w:val="24"/>
          <w:szCs w:val="24"/>
          <w:rPrChange w:id="194" w:author="周建中" w:date="2017-05-08T15:55:00Z">
            <w:rPr/>
          </w:rPrChange>
        </w:rPr>
        <w:fldChar w:fldCharType="begin"/>
      </w:r>
      <w:r w:rsidRPr="003E2CBC">
        <w:rPr>
          <w:rStyle w:val="a5"/>
          <w:noProof/>
          <w:sz w:val="24"/>
          <w:szCs w:val="24"/>
          <w:rPrChange w:id="195" w:author="周建中" w:date="2017-05-08T15:55:00Z">
            <w:rPr/>
          </w:rPrChange>
        </w:rPr>
        <w:instrText xml:space="preserve"> HYPERLINK \l "_Toc482019011" </w:instrText>
      </w:r>
      <w:r w:rsidRPr="003E2CBC">
        <w:rPr>
          <w:rStyle w:val="a5"/>
          <w:noProof/>
          <w:sz w:val="24"/>
          <w:szCs w:val="24"/>
          <w:rPrChange w:id="196" w:author="周建中" w:date="2017-05-08T15:55:00Z">
            <w:rPr/>
          </w:rPrChange>
        </w:rPr>
        <w:fldChar w:fldCharType="separate"/>
      </w:r>
      <w:r w:rsidR="003A79DD" w:rsidRPr="003E2CBC">
        <w:rPr>
          <w:rStyle w:val="a5"/>
          <w:noProof/>
          <w:sz w:val="24"/>
          <w:szCs w:val="24"/>
          <w:rPrChange w:id="197" w:author="周建中" w:date="2017-05-08T15:55:00Z">
            <w:rPr>
              <w:rStyle w:val="a5"/>
              <w:noProof/>
            </w:rPr>
          </w:rPrChange>
        </w:rPr>
        <w:t>3.6 derby</w:t>
      </w:r>
      <w:r w:rsidR="003A79DD" w:rsidRPr="003E2CBC">
        <w:rPr>
          <w:rStyle w:val="a5"/>
          <w:rFonts w:hint="eastAsia"/>
          <w:noProof/>
          <w:sz w:val="24"/>
          <w:szCs w:val="24"/>
          <w:rPrChange w:id="198" w:author="周建中" w:date="2017-05-08T15:55:00Z">
            <w:rPr>
              <w:rStyle w:val="a5"/>
              <w:rFonts w:hint="eastAsia"/>
              <w:noProof/>
            </w:rPr>
          </w:rPrChange>
        </w:rPr>
        <w:t>数据库和</w:t>
      </w:r>
      <w:r w:rsidR="003A79DD" w:rsidRPr="003E2CBC">
        <w:rPr>
          <w:rStyle w:val="a5"/>
          <w:noProof/>
          <w:sz w:val="24"/>
          <w:szCs w:val="24"/>
          <w:rPrChange w:id="199" w:author="周建中" w:date="2017-05-08T15:55:00Z">
            <w:rPr>
              <w:rStyle w:val="a5"/>
              <w:noProof/>
            </w:rPr>
          </w:rPrChange>
        </w:rPr>
        <w:t>jetty</w:t>
      </w:r>
      <w:r w:rsidR="003A79DD" w:rsidRPr="003E2CBC">
        <w:rPr>
          <w:rStyle w:val="a5"/>
          <w:rFonts w:hint="eastAsia"/>
          <w:noProof/>
          <w:sz w:val="24"/>
          <w:szCs w:val="24"/>
          <w:rPrChange w:id="200" w:author="周建中" w:date="2017-05-08T15:55:00Z">
            <w:rPr>
              <w:rStyle w:val="a5"/>
              <w:rFonts w:hint="eastAsia"/>
              <w:noProof/>
            </w:rPr>
          </w:rPrChange>
        </w:rPr>
        <w:t>服务器</w:t>
      </w:r>
      <w:r w:rsidR="003A79DD" w:rsidRPr="003E2CBC">
        <w:rPr>
          <w:rStyle w:val="a5"/>
          <w:noProof/>
          <w:webHidden/>
          <w:sz w:val="24"/>
          <w:szCs w:val="24"/>
          <w:rPrChange w:id="201" w:author="周建中" w:date="2017-05-08T15:55:00Z">
            <w:rPr>
              <w:noProof/>
              <w:webHidden/>
            </w:rPr>
          </w:rPrChange>
        </w:rPr>
        <w:tab/>
      </w:r>
      <w:r w:rsidR="003A79DD" w:rsidRPr="003E2CBC">
        <w:rPr>
          <w:rStyle w:val="a5"/>
          <w:noProof/>
          <w:webHidden/>
          <w:sz w:val="24"/>
          <w:szCs w:val="24"/>
          <w:rPrChange w:id="202" w:author="周建中" w:date="2017-05-08T15:55:00Z">
            <w:rPr>
              <w:noProof/>
              <w:webHidden/>
            </w:rPr>
          </w:rPrChange>
        </w:rPr>
        <w:fldChar w:fldCharType="begin"/>
      </w:r>
      <w:r w:rsidR="003A79DD" w:rsidRPr="003E2CBC">
        <w:rPr>
          <w:rStyle w:val="a5"/>
          <w:noProof/>
          <w:webHidden/>
          <w:sz w:val="24"/>
          <w:szCs w:val="24"/>
          <w:rPrChange w:id="203" w:author="周建中" w:date="2017-05-08T15:55:00Z">
            <w:rPr>
              <w:noProof/>
              <w:webHidden/>
            </w:rPr>
          </w:rPrChange>
        </w:rPr>
        <w:instrText xml:space="preserve"> PAGEREF _Toc482019011 \h </w:instrText>
      </w:r>
      <w:r w:rsidR="003A79DD" w:rsidRPr="003E2CBC">
        <w:rPr>
          <w:rStyle w:val="a5"/>
          <w:noProof/>
          <w:webHidden/>
          <w:sz w:val="24"/>
          <w:szCs w:val="24"/>
          <w:rPrChange w:id="204" w:author="周建中" w:date="2017-05-08T15:55:00Z">
            <w:rPr>
              <w:noProof/>
              <w:webHidden/>
            </w:rPr>
          </w:rPrChange>
        </w:rPr>
      </w:r>
      <w:r w:rsidR="003A79DD" w:rsidRPr="003E2CBC">
        <w:rPr>
          <w:rStyle w:val="a5"/>
          <w:noProof/>
          <w:webHidden/>
          <w:sz w:val="24"/>
          <w:szCs w:val="24"/>
          <w:rPrChange w:id="205" w:author="周建中" w:date="2017-05-08T15:55:00Z">
            <w:rPr>
              <w:noProof/>
              <w:webHidden/>
            </w:rPr>
          </w:rPrChange>
        </w:rPr>
        <w:fldChar w:fldCharType="separate"/>
      </w:r>
      <w:r w:rsidR="003A79DD" w:rsidRPr="003E2CBC">
        <w:rPr>
          <w:rStyle w:val="a5"/>
          <w:noProof/>
          <w:webHidden/>
          <w:sz w:val="24"/>
          <w:szCs w:val="24"/>
          <w:rPrChange w:id="206" w:author="周建中" w:date="2017-05-08T15:55:00Z">
            <w:rPr>
              <w:noProof/>
              <w:webHidden/>
            </w:rPr>
          </w:rPrChange>
        </w:rPr>
        <w:t>28</w:t>
      </w:r>
      <w:r w:rsidR="003A79DD" w:rsidRPr="003E2CBC">
        <w:rPr>
          <w:rStyle w:val="a5"/>
          <w:noProof/>
          <w:webHidden/>
          <w:sz w:val="24"/>
          <w:szCs w:val="24"/>
          <w:rPrChange w:id="207" w:author="周建中" w:date="2017-05-08T15:55:00Z">
            <w:rPr>
              <w:noProof/>
              <w:webHidden/>
            </w:rPr>
          </w:rPrChange>
        </w:rPr>
        <w:fldChar w:fldCharType="end"/>
      </w:r>
      <w:r w:rsidRPr="003E2CBC">
        <w:rPr>
          <w:rStyle w:val="a5"/>
          <w:noProof/>
          <w:sz w:val="24"/>
          <w:szCs w:val="24"/>
          <w:rPrChange w:id="208" w:author="周建中" w:date="2017-05-08T15:55:00Z">
            <w:rPr>
              <w:noProof/>
            </w:rPr>
          </w:rPrChange>
        </w:rPr>
        <w:fldChar w:fldCharType="end"/>
      </w:r>
    </w:p>
    <w:p w14:paraId="0D3466E2" w14:textId="51ADA5CF" w:rsidR="003A79DD" w:rsidRPr="003E2CBC" w:rsidRDefault="00943940" w:rsidP="003E2CBC">
      <w:pPr>
        <w:pStyle w:val="20"/>
        <w:tabs>
          <w:tab w:val="clear" w:pos="8297"/>
          <w:tab w:val="right" w:leader="dot" w:pos="8647"/>
        </w:tabs>
        <w:ind w:firstLineChars="30" w:firstLine="72"/>
        <w:rPr>
          <w:rStyle w:val="a5"/>
          <w:noProof/>
          <w:sz w:val="24"/>
          <w:szCs w:val="24"/>
          <w:rPrChange w:id="209" w:author="周建中" w:date="2017-05-08T15:55:00Z">
            <w:rPr>
              <w:rFonts w:asciiTheme="minorHAnsi" w:eastAsiaTheme="minorEastAsia" w:hAnsiTheme="minorHAnsi"/>
              <w:noProof/>
              <w:kern w:val="2"/>
              <w:sz w:val="21"/>
              <w:szCs w:val="22"/>
            </w:rPr>
          </w:rPrChange>
        </w:rPr>
        <w:pPrChange w:id="210" w:author="周建中" w:date="2017-05-08T15:56:00Z">
          <w:pPr>
            <w:pStyle w:val="20"/>
          </w:pPr>
        </w:pPrChange>
      </w:pPr>
      <w:r w:rsidRPr="003E2CBC">
        <w:rPr>
          <w:rStyle w:val="a5"/>
          <w:noProof/>
          <w:sz w:val="24"/>
          <w:szCs w:val="24"/>
          <w:rPrChange w:id="211" w:author="周建中" w:date="2017-05-08T15:55:00Z">
            <w:rPr/>
          </w:rPrChange>
        </w:rPr>
        <w:fldChar w:fldCharType="begin"/>
      </w:r>
      <w:r w:rsidRPr="003E2CBC">
        <w:rPr>
          <w:rStyle w:val="a5"/>
          <w:noProof/>
          <w:sz w:val="24"/>
          <w:szCs w:val="24"/>
          <w:rPrChange w:id="212" w:author="周建中" w:date="2017-05-08T15:55:00Z">
            <w:rPr/>
          </w:rPrChange>
        </w:rPr>
        <w:instrText xml:space="preserve"> HYPERLINK \l "_Toc482019012" </w:instrText>
      </w:r>
      <w:r w:rsidRPr="003E2CBC">
        <w:rPr>
          <w:rStyle w:val="a5"/>
          <w:noProof/>
          <w:sz w:val="24"/>
          <w:szCs w:val="24"/>
          <w:rPrChange w:id="213" w:author="周建中" w:date="2017-05-08T15:55:00Z">
            <w:rPr/>
          </w:rPrChange>
        </w:rPr>
        <w:fldChar w:fldCharType="separate"/>
      </w:r>
      <w:r w:rsidR="003A79DD" w:rsidRPr="003E2CBC">
        <w:rPr>
          <w:rStyle w:val="a5"/>
          <w:noProof/>
          <w:sz w:val="24"/>
          <w:szCs w:val="24"/>
          <w:rPrChange w:id="214" w:author="周建中" w:date="2017-05-08T15:55:00Z">
            <w:rPr>
              <w:rStyle w:val="a5"/>
              <w:noProof/>
            </w:rPr>
          </w:rPrChange>
        </w:rPr>
        <w:t xml:space="preserve">3.7 </w:t>
      </w:r>
      <w:r w:rsidR="003A79DD" w:rsidRPr="003E2CBC">
        <w:rPr>
          <w:rStyle w:val="a5"/>
          <w:rFonts w:hint="eastAsia"/>
          <w:noProof/>
          <w:sz w:val="24"/>
          <w:szCs w:val="24"/>
          <w:rPrChange w:id="215" w:author="周建中" w:date="2017-05-08T15:55:00Z">
            <w:rPr>
              <w:rStyle w:val="a5"/>
              <w:rFonts w:hint="eastAsia"/>
              <w:noProof/>
            </w:rPr>
          </w:rPrChange>
        </w:rPr>
        <w:t>脚本与动态语言支持</w:t>
      </w:r>
      <w:del w:id="216" w:author="周建中" w:date="2017-05-08T15:59:00Z">
        <w:r w:rsidR="003A79DD" w:rsidRPr="003E2CBC" w:rsidDel="00160072">
          <w:rPr>
            <w:rStyle w:val="a5"/>
            <w:rFonts w:hint="eastAsia"/>
            <w:noProof/>
            <w:sz w:val="24"/>
            <w:szCs w:val="24"/>
            <w:rPrChange w:id="217" w:author="周建中" w:date="2017-05-08T15:55:00Z">
              <w:rPr>
                <w:rStyle w:val="a5"/>
                <w:rFonts w:hint="eastAsia"/>
                <w:noProof/>
              </w:rPr>
            </w:rPrChange>
          </w:rPr>
          <w:delText>—</w:delText>
        </w:r>
      </w:del>
      <w:r w:rsidR="003A79DD" w:rsidRPr="003E2CBC">
        <w:rPr>
          <w:rStyle w:val="a5"/>
          <w:rFonts w:hint="eastAsia"/>
          <w:noProof/>
          <w:sz w:val="24"/>
          <w:szCs w:val="24"/>
          <w:rPrChange w:id="218" w:author="周建中" w:date="2017-05-08T15:55:00Z">
            <w:rPr>
              <w:rStyle w:val="a5"/>
              <w:rFonts w:hint="eastAsia"/>
              <w:noProof/>
            </w:rPr>
          </w:rPrChange>
        </w:rPr>
        <w:t>—</w:t>
      </w:r>
      <w:r w:rsidR="003A79DD" w:rsidRPr="003E2CBC">
        <w:rPr>
          <w:rStyle w:val="a5"/>
          <w:noProof/>
          <w:sz w:val="24"/>
          <w:szCs w:val="24"/>
          <w:rPrChange w:id="219" w:author="周建中" w:date="2017-05-08T15:55:00Z">
            <w:rPr>
              <w:rStyle w:val="a5"/>
              <w:noProof/>
            </w:rPr>
          </w:rPrChange>
        </w:rPr>
        <w:t>groovy</w:t>
      </w:r>
      <w:r w:rsidR="003A79DD" w:rsidRPr="003E2CBC">
        <w:rPr>
          <w:rStyle w:val="a5"/>
          <w:rFonts w:hint="eastAsia"/>
          <w:noProof/>
          <w:sz w:val="24"/>
          <w:szCs w:val="24"/>
          <w:rPrChange w:id="220" w:author="周建中" w:date="2017-05-08T15:55:00Z">
            <w:rPr>
              <w:rStyle w:val="a5"/>
              <w:rFonts w:hint="eastAsia"/>
              <w:noProof/>
            </w:rPr>
          </w:rPrChange>
        </w:rPr>
        <w:t>和</w:t>
      </w:r>
      <w:r w:rsidR="003A79DD" w:rsidRPr="003E2CBC">
        <w:rPr>
          <w:rStyle w:val="a5"/>
          <w:noProof/>
          <w:sz w:val="24"/>
          <w:szCs w:val="24"/>
          <w:rPrChange w:id="221" w:author="周建中" w:date="2017-05-08T15:55:00Z">
            <w:rPr>
              <w:rStyle w:val="a5"/>
              <w:noProof/>
            </w:rPr>
          </w:rPrChange>
        </w:rPr>
        <w:t>python</w:t>
      </w:r>
      <w:r w:rsidR="003A79DD" w:rsidRPr="003E2CBC">
        <w:rPr>
          <w:rStyle w:val="a5"/>
          <w:noProof/>
          <w:webHidden/>
          <w:sz w:val="24"/>
          <w:szCs w:val="24"/>
          <w:rPrChange w:id="222" w:author="周建中" w:date="2017-05-08T15:55:00Z">
            <w:rPr>
              <w:noProof/>
              <w:webHidden/>
            </w:rPr>
          </w:rPrChange>
        </w:rPr>
        <w:tab/>
      </w:r>
      <w:r w:rsidR="003A79DD" w:rsidRPr="003E2CBC">
        <w:rPr>
          <w:rStyle w:val="a5"/>
          <w:noProof/>
          <w:webHidden/>
          <w:sz w:val="24"/>
          <w:szCs w:val="24"/>
          <w:rPrChange w:id="223" w:author="周建中" w:date="2017-05-08T15:55:00Z">
            <w:rPr>
              <w:noProof/>
              <w:webHidden/>
            </w:rPr>
          </w:rPrChange>
        </w:rPr>
        <w:fldChar w:fldCharType="begin"/>
      </w:r>
      <w:r w:rsidR="003A79DD" w:rsidRPr="003E2CBC">
        <w:rPr>
          <w:rStyle w:val="a5"/>
          <w:noProof/>
          <w:webHidden/>
          <w:sz w:val="24"/>
          <w:szCs w:val="24"/>
          <w:rPrChange w:id="224" w:author="周建中" w:date="2017-05-08T15:55:00Z">
            <w:rPr>
              <w:noProof/>
              <w:webHidden/>
            </w:rPr>
          </w:rPrChange>
        </w:rPr>
        <w:instrText xml:space="preserve"> PAGEREF _Toc482019012 \h </w:instrText>
      </w:r>
      <w:r w:rsidR="003A79DD" w:rsidRPr="003E2CBC">
        <w:rPr>
          <w:rStyle w:val="a5"/>
          <w:noProof/>
          <w:webHidden/>
          <w:sz w:val="24"/>
          <w:szCs w:val="24"/>
          <w:rPrChange w:id="225" w:author="周建中" w:date="2017-05-08T15:55:00Z">
            <w:rPr>
              <w:noProof/>
              <w:webHidden/>
            </w:rPr>
          </w:rPrChange>
        </w:rPr>
      </w:r>
      <w:r w:rsidR="003A79DD" w:rsidRPr="003E2CBC">
        <w:rPr>
          <w:rStyle w:val="a5"/>
          <w:noProof/>
          <w:webHidden/>
          <w:sz w:val="24"/>
          <w:szCs w:val="24"/>
          <w:rPrChange w:id="226" w:author="周建中" w:date="2017-05-08T15:55:00Z">
            <w:rPr>
              <w:noProof/>
              <w:webHidden/>
            </w:rPr>
          </w:rPrChange>
        </w:rPr>
        <w:fldChar w:fldCharType="separate"/>
      </w:r>
      <w:r w:rsidR="003A79DD" w:rsidRPr="003E2CBC">
        <w:rPr>
          <w:rStyle w:val="a5"/>
          <w:noProof/>
          <w:webHidden/>
          <w:sz w:val="24"/>
          <w:szCs w:val="24"/>
          <w:rPrChange w:id="227" w:author="周建中" w:date="2017-05-08T15:55:00Z">
            <w:rPr>
              <w:noProof/>
              <w:webHidden/>
            </w:rPr>
          </w:rPrChange>
        </w:rPr>
        <w:t>29</w:t>
      </w:r>
      <w:r w:rsidR="003A79DD" w:rsidRPr="003E2CBC">
        <w:rPr>
          <w:rStyle w:val="a5"/>
          <w:noProof/>
          <w:webHidden/>
          <w:sz w:val="24"/>
          <w:szCs w:val="24"/>
          <w:rPrChange w:id="228" w:author="周建中" w:date="2017-05-08T15:55:00Z">
            <w:rPr>
              <w:noProof/>
              <w:webHidden/>
            </w:rPr>
          </w:rPrChange>
        </w:rPr>
        <w:fldChar w:fldCharType="end"/>
      </w:r>
      <w:r w:rsidRPr="003E2CBC">
        <w:rPr>
          <w:rStyle w:val="a5"/>
          <w:noProof/>
          <w:sz w:val="24"/>
          <w:szCs w:val="24"/>
          <w:rPrChange w:id="229" w:author="周建中" w:date="2017-05-08T15:55:00Z">
            <w:rPr>
              <w:noProof/>
            </w:rPr>
          </w:rPrChange>
        </w:rPr>
        <w:fldChar w:fldCharType="end"/>
      </w:r>
    </w:p>
    <w:p w14:paraId="2E5B9D8E"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13" w:history="1">
        <w:r w:rsidR="003A79DD" w:rsidRPr="008F136C">
          <w:rPr>
            <w:rStyle w:val="a5"/>
            <w:noProof/>
          </w:rPr>
          <w:t xml:space="preserve">4. </w:t>
        </w:r>
        <w:r w:rsidR="003A79DD" w:rsidRPr="008F136C">
          <w:rPr>
            <w:rStyle w:val="a5"/>
            <w:rFonts w:hint="eastAsia"/>
            <w:noProof/>
          </w:rPr>
          <w:t>仿真原理及调速系统模型</w:t>
        </w:r>
        <w:r w:rsidR="003A79DD">
          <w:rPr>
            <w:noProof/>
            <w:webHidden/>
          </w:rPr>
          <w:tab/>
        </w:r>
        <w:r w:rsidR="003A79DD">
          <w:rPr>
            <w:noProof/>
            <w:webHidden/>
          </w:rPr>
          <w:fldChar w:fldCharType="begin"/>
        </w:r>
        <w:r w:rsidR="003A79DD">
          <w:rPr>
            <w:noProof/>
            <w:webHidden/>
          </w:rPr>
          <w:instrText xml:space="preserve"> PAGEREF _Toc482019013 \h </w:instrText>
        </w:r>
        <w:r w:rsidR="003A79DD">
          <w:rPr>
            <w:noProof/>
            <w:webHidden/>
          </w:rPr>
        </w:r>
        <w:r w:rsidR="003A79DD">
          <w:rPr>
            <w:noProof/>
            <w:webHidden/>
          </w:rPr>
          <w:fldChar w:fldCharType="separate"/>
        </w:r>
        <w:r w:rsidR="003A79DD">
          <w:rPr>
            <w:noProof/>
            <w:webHidden/>
          </w:rPr>
          <w:t>32</w:t>
        </w:r>
        <w:r w:rsidR="003A79DD">
          <w:rPr>
            <w:noProof/>
            <w:webHidden/>
          </w:rPr>
          <w:fldChar w:fldCharType="end"/>
        </w:r>
      </w:hyperlink>
    </w:p>
    <w:p w14:paraId="0BB825EF"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230" w:author="周建中" w:date="2017-05-08T15:55:00Z">
            <w:rPr>
              <w:rFonts w:asciiTheme="minorHAnsi" w:eastAsiaTheme="minorEastAsia" w:hAnsiTheme="minorHAnsi"/>
              <w:noProof/>
              <w:kern w:val="2"/>
              <w:sz w:val="21"/>
              <w:szCs w:val="22"/>
            </w:rPr>
          </w:rPrChange>
        </w:rPr>
        <w:pPrChange w:id="231" w:author="周建中" w:date="2017-05-08T15:56:00Z">
          <w:pPr>
            <w:pStyle w:val="20"/>
          </w:pPr>
        </w:pPrChange>
      </w:pPr>
      <w:r w:rsidRPr="003E2CBC">
        <w:rPr>
          <w:rStyle w:val="a5"/>
          <w:noProof/>
          <w:sz w:val="24"/>
          <w:szCs w:val="24"/>
          <w:rPrChange w:id="232" w:author="周建中" w:date="2017-05-08T15:55:00Z">
            <w:rPr/>
          </w:rPrChange>
        </w:rPr>
        <w:fldChar w:fldCharType="begin"/>
      </w:r>
      <w:r w:rsidRPr="003E2CBC">
        <w:rPr>
          <w:rStyle w:val="a5"/>
          <w:noProof/>
          <w:sz w:val="24"/>
          <w:szCs w:val="24"/>
          <w:rPrChange w:id="233" w:author="周建中" w:date="2017-05-08T15:55:00Z">
            <w:rPr/>
          </w:rPrChange>
        </w:rPr>
        <w:instrText xml:space="preserve"> HYPERLINK \l "_Toc482019014" </w:instrText>
      </w:r>
      <w:r w:rsidRPr="003E2CBC">
        <w:rPr>
          <w:rStyle w:val="a5"/>
          <w:noProof/>
          <w:sz w:val="24"/>
          <w:szCs w:val="24"/>
          <w:rPrChange w:id="234" w:author="周建中" w:date="2017-05-08T15:55:00Z">
            <w:rPr/>
          </w:rPrChange>
        </w:rPr>
        <w:fldChar w:fldCharType="separate"/>
      </w:r>
      <w:r w:rsidR="003A79DD" w:rsidRPr="003E2CBC">
        <w:rPr>
          <w:rStyle w:val="a5"/>
          <w:noProof/>
          <w:sz w:val="24"/>
          <w:szCs w:val="24"/>
          <w:rPrChange w:id="235" w:author="周建中" w:date="2017-05-08T15:55:00Z">
            <w:rPr>
              <w:rStyle w:val="a5"/>
              <w:noProof/>
            </w:rPr>
          </w:rPrChange>
        </w:rPr>
        <w:t>4.1</w:t>
      </w:r>
      <w:r w:rsidR="003A79DD" w:rsidRPr="003E2CBC">
        <w:rPr>
          <w:rStyle w:val="a5"/>
          <w:rFonts w:hint="eastAsia"/>
          <w:noProof/>
          <w:sz w:val="24"/>
          <w:szCs w:val="24"/>
          <w:rPrChange w:id="236" w:author="周建中" w:date="2017-05-08T15:55:00Z">
            <w:rPr>
              <w:rStyle w:val="a5"/>
              <w:rFonts w:hint="eastAsia"/>
              <w:noProof/>
            </w:rPr>
          </w:rPrChange>
        </w:rPr>
        <w:t>控制系统仿真</w:t>
      </w:r>
      <w:del w:id="237" w:author="周建中" w:date="2017-05-08T15:59:00Z">
        <w:r w:rsidR="003A79DD" w:rsidRPr="003E2CBC" w:rsidDel="00160072">
          <w:rPr>
            <w:rStyle w:val="a5"/>
            <w:rFonts w:hint="eastAsia"/>
            <w:noProof/>
            <w:sz w:val="24"/>
            <w:szCs w:val="24"/>
            <w:rPrChange w:id="238" w:author="周建中" w:date="2017-05-08T15:55:00Z">
              <w:rPr>
                <w:rStyle w:val="a5"/>
                <w:rFonts w:hint="eastAsia"/>
                <w:noProof/>
              </w:rPr>
            </w:rPrChange>
          </w:rPr>
          <w:delText>的</w:delText>
        </w:r>
      </w:del>
      <w:r w:rsidR="003A79DD" w:rsidRPr="003E2CBC">
        <w:rPr>
          <w:rStyle w:val="a5"/>
          <w:rFonts w:hint="eastAsia"/>
          <w:noProof/>
          <w:sz w:val="24"/>
          <w:szCs w:val="24"/>
          <w:rPrChange w:id="239" w:author="周建中" w:date="2017-05-08T15:55:00Z">
            <w:rPr>
              <w:rStyle w:val="a5"/>
              <w:rFonts w:hint="eastAsia"/>
              <w:noProof/>
            </w:rPr>
          </w:rPrChange>
        </w:rPr>
        <w:t>原理</w:t>
      </w:r>
      <w:r w:rsidR="003A79DD" w:rsidRPr="003E2CBC">
        <w:rPr>
          <w:rStyle w:val="a5"/>
          <w:noProof/>
          <w:webHidden/>
          <w:sz w:val="24"/>
          <w:szCs w:val="24"/>
          <w:rPrChange w:id="240" w:author="周建中" w:date="2017-05-08T15:55:00Z">
            <w:rPr>
              <w:noProof/>
              <w:webHidden/>
            </w:rPr>
          </w:rPrChange>
        </w:rPr>
        <w:tab/>
      </w:r>
      <w:r w:rsidR="003A79DD" w:rsidRPr="003E2CBC">
        <w:rPr>
          <w:rStyle w:val="a5"/>
          <w:noProof/>
          <w:webHidden/>
          <w:sz w:val="24"/>
          <w:szCs w:val="24"/>
          <w:rPrChange w:id="241" w:author="周建中" w:date="2017-05-08T15:55:00Z">
            <w:rPr>
              <w:noProof/>
              <w:webHidden/>
            </w:rPr>
          </w:rPrChange>
        </w:rPr>
        <w:fldChar w:fldCharType="begin"/>
      </w:r>
      <w:r w:rsidR="003A79DD" w:rsidRPr="003E2CBC">
        <w:rPr>
          <w:rStyle w:val="a5"/>
          <w:noProof/>
          <w:webHidden/>
          <w:sz w:val="24"/>
          <w:szCs w:val="24"/>
          <w:rPrChange w:id="242" w:author="周建中" w:date="2017-05-08T15:55:00Z">
            <w:rPr>
              <w:noProof/>
              <w:webHidden/>
            </w:rPr>
          </w:rPrChange>
        </w:rPr>
        <w:instrText xml:space="preserve"> PAGEREF _Toc482019014 \h </w:instrText>
      </w:r>
      <w:r w:rsidR="003A79DD" w:rsidRPr="003E2CBC">
        <w:rPr>
          <w:rStyle w:val="a5"/>
          <w:noProof/>
          <w:webHidden/>
          <w:sz w:val="24"/>
          <w:szCs w:val="24"/>
          <w:rPrChange w:id="243" w:author="周建中" w:date="2017-05-08T15:55:00Z">
            <w:rPr>
              <w:noProof/>
              <w:webHidden/>
            </w:rPr>
          </w:rPrChange>
        </w:rPr>
      </w:r>
      <w:r w:rsidR="003A79DD" w:rsidRPr="003E2CBC">
        <w:rPr>
          <w:rStyle w:val="a5"/>
          <w:noProof/>
          <w:webHidden/>
          <w:sz w:val="24"/>
          <w:szCs w:val="24"/>
          <w:rPrChange w:id="244" w:author="周建中" w:date="2017-05-08T15:55:00Z">
            <w:rPr>
              <w:noProof/>
              <w:webHidden/>
            </w:rPr>
          </w:rPrChange>
        </w:rPr>
        <w:fldChar w:fldCharType="separate"/>
      </w:r>
      <w:r w:rsidR="003A79DD" w:rsidRPr="003E2CBC">
        <w:rPr>
          <w:rStyle w:val="a5"/>
          <w:noProof/>
          <w:webHidden/>
          <w:sz w:val="24"/>
          <w:szCs w:val="24"/>
          <w:rPrChange w:id="245" w:author="周建中" w:date="2017-05-08T15:55:00Z">
            <w:rPr>
              <w:noProof/>
              <w:webHidden/>
            </w:rPr>
          </w:rPrChange>
        </w:rPr>
        <w:t>32</w:t>
      </w:r>
      <w:r w:rsidR="003A79DD" w:rsidRPr="003E2CBC">
        <w:rPr>
          <w:rStyle w:val="a5"/>
          <w:noProof/>
          <w:webHidden/>
          <w:sz w:val="24"/>
          <w:szCs w:val="24"/>
          <w:rPrChange w:id="246" w:author="周建中" w:date="2017-05-08T15:55:00Z">
            <w:rPr>
              <w:noProof/>
              <w:webHidden/>
            </w:rPr>
          </w:rPrChange>
        </w:rPr>
        <w:fldChar w:fldCharType="end"/>
      </w:r>
      <w:r w:rsidRPr="003E2CBC">
        <w:rPr>
          <w:rStyle w:val="a5"/>
          <w:noProof/>
          <w:sz w:val="24"/>
          <w:szCs w:val="24"/>
          <w:rPrChange w:id="247" w:author="周建中" w:date="2017-05-08T15:55:00Z">
            <w:rPr>
              <w:noProof/>
            </w:rPr>
          </w:rPrChange>
        </w:rPr>
        <w:fldChar w:fldCharType="end"/>
      </w:r>
    </w:p>
    <w:p w14:paraId="3293F108"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248" w:author="周建中" w:date="2017-05-08T15:55:00Z">
            <w:rPr>
              <w:rFonts w:asciiTheme="minorHAnsi" w:eastAsiaTheme="minorEastAsia" w:hAnsiTheme="minorHAnsi"/>
              <w:noProof/>
              <w:kern w:val="2"/>
              <w:sz w:val="21"/>
              <w:szCs w:val="22"/>
            </w:rPr>
          </w:rPrChange>
        </w:rPr>
        <w:pPrChange w:id="249" w:author="周建中" w:date="2017-05-08T15:56:00Z">
          <w:pPr>
            <w:pStyle w:val="20"/>
          </w:pPr>
        </w:pPrChange>
      </w:pPr>
      <w:r w:rsidRPr="003E2CBC">
        <w:rPr>
          <w:rStyle w:val="a5"/>
          <w:noProof/>
          <w:sz w:val="24"/>
          <w:szCs w:val="24"/>
          <w:rPrChange w:id="250" w:author="周建中" w:date="2017-05-08T15:55:00Z">
            <w:rPr/>
          </w:rPrChange>
        </w:rPr>
        <w:fldChar w:fldCharType="begin"/>
      </w:r>
      <w:r w:rsidRPr="003E2CBC">
        <w:rPr>
          <w:rStyle w:val="a5"/>
          <w:noProof/>
          <w:sz w:val="24"/>
          <w:szCs w:val="24"/>
          <w:rPrChange w:id="251" w:author="周建中" w:date="2017-05-08T15:55:00Z">
            <w:rPr/>
          </w:rPrChange>
        </w:rPr>
        <w:instrText xml:space="preserve"> HYPERLINK \l "_Toc482019015" </w:instrText>
      </w:r>
      <w:r w:rsidRPr="003E2CBC">
        <w:rPr>
          <w:rStyle w:val="a5"/>
          <w:noProof/>
          <w:sz w:val="24"/>
          <w:szCs w:val="24"/>
          <w:rPrChange w:id="252" w:author="周建中" w:date="2017-05-08T15:55:00Z">
            <w:rPr/>
          </w:rPrChange>
        </w:rPr>
        <w:fldChar w:fldCharType="separate"/>
      </w:r>
      <w:r w:rsidR="003A79DD" w:rsidRPr="003E2CBC">
        <w:rPr>
          <w:rStyle w:val="a5"/>
          <w:noProof/>
          <w:sz w:val="24"/>
          <w:szCs w:val="24"/>
          <w:rPrChange w:id="253" w:author="周建中" w:date="2017-05-08T15:55:00Z">
            <w:rPr>
              <w:rStyle w:val="a5"/>
              <w:noProof/>
            </w:rPr>
          </w:rPrChange>
        </w:rPr>
        <w:t>4.2</w:t>
      </w:r>
      <w:r w:rsidR="003A79DD" w:rsidRPr="003E2CBC">
        <w:rPr>
          <w:rStyle w:val="a5"/>
          <w:rFonts w:hint="eastAsia"/>
          <w:noProof/>
          <w:sz w:val="24"/>
          <w:szCs w:val="24"/>
          <w:rPrChange w:id="254" w:author="周建中" w:date="2017-05-08T15:55:00Z">
            <w:rPr>
              <w:rStyle w:val="a5"/>
              <w:rFonts w:hint="eastAsia"/>
              <w:noProof/>
            </w:rPr>
          </w:rPrChange>
        </w:rPr>
        <w:t>控制系统</w:t>
      </w:r>
      <w:del w:id="255" w:author="周建中" w:date="2017-05-08T15:59:00Z">
        <w:r w:rsidR="003A79DD" w:rsidRPr="003E2CBC" w:rsidDel="00160072">
          <w:rPr>
            <w:rStyle w:val="a5"/>
            <w:rFonts w:hint="eastAsia"/>
            <w:noProof/>
            <w:sz w:val="24"/>
            <w:szCs w:val="24"/>
            <w:rPrChange w:id="256" w:author="周建中" w:date="2017-05-08T15:55:00Z">
              <w:rPr>
                <w:rStyle w:val="a5"/>
                <w:rFonts w:hint="eastAsia"/>
                <w:noProof/>
              </w:rPr>
            </w:rPrChange>
          </w:rPr>
          <w:delText>的</w:delText>
        </w:r>
      </w:del>
      <w:r w:rsidR="003A79DD" w:rsidRPr="003E2CBC">
        <w:rPr>
          <w:rStyle w:val="a5"/>
          <w:rFonts w:hint="eastAsia"/>
          <w:noProof/>
          <w:sz w:val="24"/>
          <w:szCs w:val="24"/>
          <w:rPrChange w:id="257" w:author="周建中" w:date="2017-05-08T15:55:00Z">
            <w:rPr>
              <w:rStyle w:val="a5"/>
              <w:rFonts w:hint="eastAsia"/>
              <w:noProof/>
            </w:rPr>
          </w:rPrChange>
        </w:rPr>
        <w:t>仿真算法</w:t>
      </w:r>
      <w:r w:rsidR="003A79DD" w:rsidRPr="003E2CBC">
        <w:rPr>
          <w:rStyle w:val="a5"/>
          <w:noProof/>
          <w:webHidden/>
          <w:sz w:val="24"/>
          <w:szCs w:val="24"/>
          <w:rPrChange w:id="258" w:author="周建中" w:date="2017-05-08T15:55:00Z">
            <w:rPr>
              <w:noProof/>
              <w:webHidden/>
            </w:rPr>
          </w:rPrChange>
        </w:rPr>
        <w:tab/>
      </w:r>
      <w:r w:rsidR="003A79DD" w:rsidRPr="003E2CBC">
        <w:rPr>
          <w:rStyle w:val="a5"/>
          <w:noProof/>
          <w:webHidden/>
          <w:sz w:val="24"/>
          <w:szCs w:val="24"/>
          <w:rPrChange w:id="259" w:author="周建中" w:date="2017-05-08T15:55:00Z">
            <w:rPr>
              <w:noProof/>
              <w:webHidden/>
            </w:rPr>
          </w:rPrChange>
        </w:rPr>
        <w:fldChar w:fldCharType="begin"/>
      </w:r>
      <w:r w:rsidR="003A79DD" w:rsidRPr="003E2CBC">
        <w:rPr>
          <w:rStyle w:val="a5"/>
          <w:noProof/>
          <w:webHidden/>
          <w:sz w:val="24"/>
          <w:szCs w:val="24"/>
          <w:rPrChange w:id="260" w:author="周建中" w:date="2017-05-08T15:55:00Z">
            <w:rPr>
              <w:noProof/>
              <w:webHidden/>
            </w:rPr>
          </w:rPrChange>
        </w:rPr>
        <w:instrText xml:space="preserve"> PAGEREF _Toc482019015 \h </w:instrText>
      </w:r>
      <w:r w:rsidR="003A79DD" w:rsidRPr="003E2CBC">
        <w:rPr>
          <w:rStyle w:val="a5"/>
          <w:noProof/>
          <w:webHidden/>
          <w:sz w:val="24"/>
          <w:szCs w:val="24"/>
          <w:rPrChange w:id="261" w:author="周建中" w:date="2017-05-08T15:55:00Z">
            <w:rPr>
              <w:noProof/>
              <w:webHidden/>
            </w:rPr>
          </w:rPrChange>
        </w:rPr>
      </w:r>
      <w:r w:rsidR="003A79DD" w:rsidRPr="003E2CBC">
        <w:rPr>
          <w:rStyle w:val="a5"/>
          <w:noProof/>
          <w:webHidden/>
          <w:sz w:val="24"/>
          <w:szCs w:val="24"/>
          <w:rPrChange w:id="262" w:author="周建中" w:date="2017-05-08T15:55:00Z">
            <w:rPr>
              <w:noProof/>
              <w:webHidden/>
            </w:rPr>
          </w:rPrChange>
        </w:rPr>
        <w:fldChar w:fldCharType="separate"/>
      </w:r>
      <w:r w:rsidR="003A79DD" w:rsidRPr="003E2CBC">
        <w:rPr>
          <w:rStyle w:val="a5"/>
          <w:noProof/>
          <w:webHidden/>
          <w:sz w:val="24"/>
          <w:szCs w:val="24"/>
          <w:rPrChange w:id="263" w:author="周建中" w:date="2017-05-08T15:55:00Z">
            <w:rPr>
              <w:noProof/>
              <w:webHidden/>
            </w:rPr>
          </w:rPrChange>
        </w:rPr>
        <w:t>36</w:t>
      </w:r>
      <w:r w:rsidR="003A79DD" w:rsidRPr="003E2CBC">
        <w:rPr>
          <w:rStyle w:val="a5"/>
          <w:noProof/>
          <w:webHidden/>
          <w:sz w:val="24"/>
          <w:szCs w:val="24"/>
          <w:rPrChange w:id="264" w:author="周建中" w:date="2017-05-08T15:55:00Z">
            <w:rPr>
              <w:noProof/>
              <w:webHidden/>
            </w:rPr>
          </w:rPrChange>
        </w:rPr>
        <w:fldChar w:fldCharType="end"/>
      </w:r>
      <w:r w:rsidRPr="003E2CBC">
        <w:rPr>
          <w:rStyle w:val="a5"/>
          <w:noProof/>
          <w:sz w:val="24"/>
          <w:szCs w:val="24"/>
          <w:rPrChange w:id="265" w:author="周建中" w:date="2017-05-08T15:55:00Z">
            <w:rPr>
              <w:noProof/>
            </w:rPr>
          </w:rPrChange>
        </w:rPr>
        <w:fldChar w:fldCharType="end"/>
      </w:r>
    </w:p>
    <w:p w14:paraId="70928403"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266" w:author="周建中" w:date="2017-05-08T15:55:00Z">
            <w:rPr>
              <w:rFonts w:asciiTheme="minorHAnsi" w:eastAsiaTheme="minorEastAsia" w:hAnsiTheme="minorHAnsi"/>
              <w:noProof/>
              <w:kern w:val="2"/>
              <w:sz w:val="21"/>
              <w:szCs w:val="22"/>
            </w:rPr>
          </w:rPrChange>
        </w:rPr>
        <w:pPrChange w:id="267" w:author="周建中" w:date="2017-05-08T15:56:00Z">
          <w:pPr>
            <w:pStyle w:val="20"/>
          </w:pPr>
        </w:pPrChange>
      </w:pPr>
      <w:r w:rsidRPr="003E2CBC">
        <w:rPr>
          <w:rStyle w:val="a5"/>
          <w:noProof/>
          <w:sz w:val="24"/>
          <w:szCs w:val="24"/>
          <w:rPrChange w:id="268" w:author="周建中" w:date="2017-05-08T15:55:00Z">
            <w:rPr/>
          </w:rPrChange>
        </w:rPr>
        <w:fldChar w:fldCharType="begin"/>
      </w:r>
      <w:r w:rsidRPr="003E2CBC">
        <w:rPr>
          <w:rStyle w:val="a5"/>
          <w:noProof/>
          <w:sz w:val="24"/>
          <w:szCs w:val="24"/>
          <w:rPrChange w:id="269" w:author="周建中" w:date="2017-05-08T15:55:00Z">
            <w:rPr/>
          </w:rPrChange>
        </w:rPr>
        <w:instrText xml:space="preserve"> HYPERLINK \l "_Toc482019016" </w:instrText>
      </w:r>
      <w:r w:rsidRPr="003E2CBC">
        <w:rPr>
          <w:rStyle w:val="a5"/>
          <w:noProof/>
          <w:sz w:val="24"/>
          <w:szCs w:val="24"/>
          <w:rPrChange w:id="270" w:author="周建中" w:date="2017-05-08T15:55:00Z">
            <w:rPr/>
          </w:rPrChange>
        </w:rPr>
        <w:fldChar w:fldCharType="separate"/>
      </w:r>
      <w:r w:rsidR="003A79DD" w:rsidRPr="003E2CBC">
        <w:rPr>
          <w:rStyle w:val="a5"/>
          <w:noProof/>
          <w:sz w:val="24"/>
          <w:szCs w:val="24"/>
          <w:rPrChange w:id="271" w:author="周建中" w:date="2017-05-08T15:55:00Z">
            <w:rPr>
              <w:rStyle w:val="a5"/>
              <w:noProof/>
            </w:rPr>
          </w:rPrChange>
        </w:rPr>
        <w:t>4.3</w:t>
      </w:r>
      <w:r w:rsidR="003A79DD" w:rsidRPr="003E2CBC">
        <w:rPr>
          <w:rStyle w:val="a5"/>
          <w:rFonts w:hint="eastAsia"/>
          <w:noProof/>
          <w:sz w:val="24"/>
          <w:szCs w:val="24"/>
          <w:rPrChange w:id="272" w:author="周建中" w:date="2017-05-08T15:55:00Z">
            <w:rPr>
              <w:rStyle w:val="a5"/>
              <w:rFonts w:hint="eastAsia"/>
              <w:noProof/>
            </w:rPr>
          </w:rPrChange>
        </w:rPr>
        <w:t>控制系统仿真程序的实现</w:t>
      </w:r>
      <w:r w:rsidR="003A79DD" w:rsidRPr="003E2CBC">
        <w:rPr>
          <w:rStyle w:val="a5"/>
          <w:noProof/>
          <w:webHidden/>
          <w:sz w:val="24"/>
          <w:szCs w:val="24"/>
          <w:rPrChange w:id="273" w:author="周建中" w:date="2017-05-08T15:55:00Z">
            <w:rPr>
              <w:noProof/>
              <w:webHidden/>
            </w:rPr>
          </w:rPrChange>
        </w:rPr>
        <w:tab/>
      </w:r>
      <w:r w:rsidR="003A79DD" w:rsidRPr="003E2CBC">
        <w:rPr>
          <w:rStyle w:val="a5"/>
          <w:noProof/>
          <w:webHidden/>
          <w:sz w:val="24"/>
          <w:szCs w:val="24"/>
          <w:rPrChange w:id="274" w:author="周建中" w:date="2017-05-08T15:55:00Z">
            <w:rPr>
              <w:noProof/>
              <w:webHidden/>
            </w:rPr>
          </w:rPrChange>
        </w:rPr>
        <w:fldChar w:fldCharType="begin"/>
      </w:r>
      <w:r w:rsidR="003A79DD" w:rsidRPr="003E2CBC">
        <w:rPr>
          <w:rStyle w:val="a5"/>
          <w:noProof/>
          <w:webHidden/>
          <w:sz w:val="24"/>
          <w:szCs w:val="24"/>
          <w:rPrChange w:id="275" w:author="周建中" w:date="2017-05-08T15:55:00Z">
            <w:rPr>
              <w:noProof/>
              <w:webHidden/>
            </w:rPr>
          </w:rPrChange>
        </w:rPr>
        <w:instrText xml:space="preserve"> PAGEREF _Toc482019016 \h </w:instrText>
      </w:r>
      <w:r w:rsidR="003A79DD" w:rsidRPr="003E2CBC">
        <w:rPr>
          <w:rStyle w:val="a5"/>
          <w:noProof/>
          <w:webHidden/>
          <w:sz w:val="24"/>
          <w:szCs w:val="24"/>
          <w:rPrChange w:id="276" w:author="周建中" w:date="2017-05-08T15:55:00Z">
            <w:rPr>
              <w:noProof/>
              <w:webHidden/>
            </w:rPr>
          </w:rPrChange>
        </w:rPr>
      </w:r>
      <w:r w:rsidR="003A79DD" w:rsidRPr="003E2CBC">
        <w:rPr>
          <w:rStyle w:val="a5"/>
          <w:noProof/>
          <w:webHidden/>
          <w:sz w:val="24"/>
          <w:szCs w:val="24"/>
          <w:rPrChange w:id="277" w:author="周建中" w:date="2017-05-08T15:55:00Z">
            <w:rPr>
              <w:noProof/>
              <w:webHidden/>
            </w:rPr>
          </w:rPrChange>
        </w:rPr>
        <w:fldChar w:fldCharType="separate"/>
      </w:r>
      <w:r w:rsidR="003A79DD" w:rsidRPr="003E2CBC">
        <w:rPr>
          <w:rStyle w:val="a5"/>
          <w:noProof/>
          <w:webHidden/>
          <w:sz w:val="24"/>
          <w:szCs w:val="24"/>
          <w:rPrChange w:id="278" w:author="周建中" w:date="2017-05-08T15:55:00Z">
            <w:rPr>
              <w:noProof/>
              <w:webHidden/>
            </w:rPr>
          </w:rPrChange>
        </w:rPr>
        <w:t>37</w:t>
      </w:r>
      <w:r w:rsidR="003A79DD" w:rsidRPr="003E2CBC">
        <w:rPr>
          <w:rStyle w:val="a5"/>
          <w:noProof/>
          <w:webHidden/>
          <w:sz w:val="24"/>
          <w:szCs w:val="24"/>
          <w:rPrChange w:id="279" w:author="周建中" w:date="2017-05-08T15:55:00Z">
            <w:rPr>
              <w:noProof/>
              <w:webHidden/>
            </w:rPr>
          </w:rPrChange>
        </w:rPr>
        <w:fldChar w:fldCharType="end"/>
      </w:r>
      <w:r w:rsidRPr="003E2CBC">
        <w:rPr>
          <w:rStyle w:val="a5"/>
          <w:noProof/>
          <w:sz w:val="24"/>
          <w:szCs w:val="24"/>
          <w:rPrChange w:id="280" w:author="周建中" w:date="2017-05-08T15:55:00Z">
            <w:rPr>
              <w:noProof/>
            </w:rPr>
          </w:rPrChange>
        </w:rPr>
        <w:fldChar w:fldCharType="end"/>
      </w:r>
    </w:p>
    <w:p w14:paraId="3FDF6B90" w14:textId="63466E7E" w:rsidR="003A79DD" w:rsidRPr="003E2CBC" w:rsidRDefault="00943940" w:rsidP="003E2CBC">
      <w:pPr>
        <w:pStyle w:val="20"/>
        <w:tabs>
          <w:tab w:val="clear" w:pos="8297"/>
          <w:tab w:val="right" w:leader="dot" w:pos="8647"/>
        </w:tabs>
        <w:ind w:firstLineChars="30" w:firstLine="72"/>
        <w:rPr>
          <w:rStyle w:val="a5"/>
          <w:noProof/>
          <w:sz w:val="24"/>
          <w:szCs w:val="24"/>
          <w:rPrChange w:id="281" w:author="周建中" w:date="2017-05-08T15:55:00Z">
            <w:rPr>
              <w:rFonts w:asciiTheme="minorHAnsi" w:eastAsiaTheme="minorEastAsia" w:hAnsiTheme="minorHAnsi"/>
              <w:noProof/>
              <w:kern w:val="2"/>
              <w:sz w:val="21"/>
              <w:szCs w:val="22"/>
            </w:rPr>
          </w:rPrChange>
        </w:rPr>
        <w:pPrChange w:id="282" w:author="周建中" w:date="2017-05-08T15:56:00Z">
          <w:pPr>
            <w:pStyle w:val="20"/>
          </w:pPr>
        </w:pPrChange>
      </w:pPr>
      <w:r w:rsidRPr="003E2CBC">
        <w:rPr>
          <w:rStyle w:val="a5"/>
          <w:noProof/>
          <w:sz w:val="24"/>
          <w:szCs w:val="24"/>
          <w:rPrChange w:id="283" w:author="周建中" w:date="2017-05-08T15:55:00Z">
            <w:rPr/>
          </w:rPrChange>
        </w:rPr>
        <w:fldChar w:fldCharType="begin"/>
      </w:r>
      <w:r w:rsidRPr="003E2CBC">
        <w:rPr>
          <w:rStyle w:val="a5"/>
          <w:noProof/>
          <w:sz w:val="24"/>
          <w:szCs w:val="24"/>
          <w:rPrChange w:id="284" w:author="周建中" w:date="2017-05-08T15:55:00Z">
            <w:rPr/>
          </w:rPrChange>
        </w:rPr>
        <w:instrText xml:space="preserve"> HYPERLINK \l "_Toc482019017" </w:instrText>
      </w:r>
      <w:r w:rsidRPr="003E2CBC">
        <w:rPr>
          <w:rStyle w:val="a5"/>
          <w:noProof/>
          <w:sz w:val="24"/>
          <w:szCs w:val="24"/>
          <w:rPrChange w:id="285" w:author="周建中" w:date="2017-05-08T15:55:00Z">
            <w:rPr/>
          </w:rPrChange>
        </w:rPr>
        <w:fldChar w:fldCharType="separate"/>
      </w:r>
      <w:r w:rsidR="003A79DD" w:rsidRPr="003E2CBC">
        <w:rPr>
          <w:rStyle w:val="a5"/>
          <w:noProof/>
          <w:sz w:val="24"/>
          <w:szCs w:val="24"/>
          <w:rPrChange w:id="286" w:author="周建中" w:date="2017-05-08T15:55:00Z">
            <w:rPr>
              <w:rStyle w:val="a5"/>
              <w:noProof/>
            </w:rPr>
          </w:rPrChange>
        </w:rPr>
        <w:t>4.</w:t>
      </w:r>
      <w:del w:id="287" w:author="周建中" w:date="2017-05-08T16:34:00Z">
        <w:r w:rsidR="003A79DD" w:rsidRPr="003E2CBC" w:rsidDel="009174BD">
          <w:rPr>
            <w:rStyle w:val="a5"/>
            <w:noProof/>
            <w:sz w:val="24"/>
            <w:szCs w:val="24"/>
            <w:rPrChange w:id="288" w:author="周建中" w:date="2017-05-08T15:55:00Z">
              <w:rPr>
                <w:rStyle w:val="a5"/>
                <w:noProof/>
              </w:rPr>
            </w:rPrChange>
          </w:rPr>
          <w:delText>4</w:delText>
        </w:r>
      </w:del>
      <w:ins w:id="289" w:author="周建中" w:date="2017-05-08T16:34:00Z">
        <w:r w:rsidR="009174BD">
          <w:rPr>
            <w:rStyle w:val="a5"/>
            <w:noProof/>
            <w:sz w:val="24"/>
            <w:szCs w:val="24"/>
          </w:rPr>
          <w:t>2</w:t>
        </w:r>
      </w:ins>
      <w:r w:rsidR="003A79DD" w:rsidRPr="003E2CBC">
        <w:rPr>
          <w:rStyle w:val="a5"/>
          <w:rFonts w:hint="eastAsia"/>
          <w:noProof/>
          <w:sz w:val="24"/>
          <w:szCs w:val="24"/>
          <w:rPrChange w:id="290" w:author="周建中" w:date="2017-05-08T15:55:00Z">
            <w:rPr>
              <w:rStyle w:val="a5"/>
              <w:rFonts w:hint="eastAsia"/>
              <w:noProof/>
            </w:rPr>
          </w:rPrChange>
        </w:rPr>
        <w:t>仿真程序的约束</w:t>
      </w:r>
      <w:r w:rsidR="003A79DD" w:rsidRPr="003E2CBC">
        <w:rPr>
          <w:rStyle w:val="a5"/>
          <w:noProof/>
          <w:webHidden/>
          <w:sz w:val="24"/>
          <w:szCs w:val="24"/>
          <w:rPrChange w:id="291" w:author="周建中" w:date="2017-05-08T15:55:00Z">
            <w:rPr>
              <w:noProof/>
              <w:webHidden/>
            </w:rPr>
          </w:rPrChange>
        </w:rPr>
        <w:tab/>
      </w:r>
      <w:r w:rsidR="003A79DD" w:rsidRPr="003E2CBC">
        <w:rPr>
          <w:rStyle w:val="a5"/>
          <w:noProof/>
          <w:webHidden/>
          <w:sz w:val="24"/>
          <w:szCs w:val="24"/>
          <w:rPrChange w:id="292" w:author="周建中" w:date="2017-05-08T15:55:00Z">
            <w:rPr>
              <w:noProof/>
              <w:webHidden/>
            </w:rPr>
          </w:rPrChange>
        </w:rPr>
        <w:fldChar w:fldCharType="begin"/>
      </w:r>
      <w:r w:rsidR="003A79DD" w:rsidRPr="003E2CBC">
        <w:rPr>
          <w:rStyle w:val="a5"/>
          <w:noProof/>
          <w:webHidden/>
          <w:sz w:val="24"/>
          <w:szCs w:val="24"/>
          <w:rPrChange w:id="293" w:author="周建中" w:date="2017-05-08T15:55:00Z">
            <w:rPr>
              <w:noProof/>
              <w:webHidden/>
            </w:rPr>
          </w:rPrChange>
        </w:rPr>
        <w:instrText xml:space="preserve"> PAGEREF _Toc482019017 \h </w:instrText>
      </w:r>
      <w:r w:rsidR="003A79DD" w:rsidRPr="003E2CBC">
        <w:rPr>
          <w:rStyle w:val="a5"/>
          <w:noProof/>
          <w:webHidden/>
          <w:sz w:val="24"/>
          <w:szCs w:val="24"/>
          <w:rPrChange w:id="294" w:author="周建中" w:date="2017-05-08T15:55:00Z">
            <w:rPr>
              <w:noProof/>
              <w:webHidden/>
            </w:rPr>
          </w:rPrChange>
        </w:rPr>
      </w:r>
      <w:r w:rsidR="003A79DD" w:rsidRPr="003E2CBC">
        <w:rPr>
          <w:rStyle w:val="a5"/>
          <w:noProof/>
          <w:webHidden/>
          <w:sz w:val="24"/>
          <w:szCs w:val="24"/>
          <w:rPrChange w:id="295" w:author="周建中" w:date="2017-05-08T15:55:00Z">
            <w:rPr>
              <w:noProof/>
              <w:webHidden/>
            </w:rPr>
          </w:rPrChange>
        </w:rPr>
        <w:fldChar w:fldCharType="separate"/>
      </w:r>
      <w:r w:rsidR="003A79DD" w:rsidRPr="003E2CBC">
        <w:rPr>
          <w:rStyle w:val="a5"/>
          <w:noProof/>
          <w:webHidden/>
          <w:sz w:val="24"/>
          <w:szCs w:val="24"/>
          <w:rPrChange w:id="296" w:author="周建中" w:date="2017-05-08T15:55:00Z">
            <w:rPr>
              <w:noProof/>
              <w:webHidden/>
            </w:rPr>
          </w:rPrChange>
        </w:rPr>
        <w:t>40</w:t>
      </w:r>
      <w:r w:rsidR="003A79DD" w:rsidRPr="003E2CBC">
        <w:rPr>
          <w:rStyle w:val="a5"/>
          <w:noProof/>
          <w:webHidden/>
          <w:sz w:val="24"/>
          <w:szCs w:val="24"/>
          <w:rPrChange w:id="297" w:author="周建中" w:date="2017-05-08T15:55:00Z">
            <w:rPr>
              <w:noProof/>
              <w:webHidden/>
            </w:rPr>
          </w:rPrChange>
        </w:rPr>
        <w:fldChar w:fldCharType="end"/>
      </w:r>
      <w:r w:rsidRPr="003E2CBC">
        <w:rPr>
          <w:rStyle w:val="a5"/>
          <w:noProof/>
          <w:sz w:val="24"/>
          <w:szCs w:val="24"/>
          <w:rPrChange w:id="298" w:author="周建中" w:date="2017-05-08T15:55:00Z">
            <w:rPr>
              <w:noProof/>
            </w:rPr>
          </w:rPrChange>
        </w:rPr>
        <w:fldChar w:fldCharType="end"/>
      </w:r>
    </w:p>
    <w:p w14:paraId="792E528B" w14:textId="141A067A" w:rsidR="003A79DD" w:rsidRPr="003E2CBC" w:rsidRDefault="00943940" w:rsidP="003E2CBC">
      <w:pPr>
        <w:pStyle w:val="20"/>
        <w:tabs>
          <w:tab w:val="clear" w:pos="8297"/>
          <w:tab w:val="right" w:leader="dot" w:pos="8647"/>
        </w:tabs>
        <w:ind w:firstLineChars="30" w:firstLine="72"/>
        <w:rPr>
          <w:rStyle w:val="a5"/>
          <w:noProof/>
          <w:sz w:val="24"/>
          <w:szCs w:val="24"/>
          <w:rPrChange w:id="299" w:author="周建中" w:date="2017-05-08T15:55:00Z">
            <w:rPr>
              <w:rFonts w:asciiTheme="minorHAnsi" w:eastAsiaTheme="minorEastAsia" w:hAnsiTheme="minorHAnsi"/>
              <w:noProof/>
              <w:kern w:val="2"/>
              <w:sz w:val="21"/>
              <w:szCs w:val="22"/>
            </w:rPr>
          </w:rPrChange>
        </w:rPr>
        <w:pPrChange w:id="300" w:author="周建中" w:date="2017-05-08T15:56:00Z">
          <w:pPr>
            <w:pStyle w:val="20"/>
          </w:pPr>
        </w:pPrChange>
      </w:pPr>
      <w:r w:rsidRPr="003E2CBC">
        <w:rPr>
          <w:rStyle w:val="a5"/>
          <w:noProof/>
          <w:sz w:val="24"/>
          <w:szCs w:val="24"/>
          <w:rPrChange w:id="301" w:author="周建中" w:date="2017-05-08T15:55:00Z">
            <w:rPr/>
          </w:rPrChange>
        </w:rPr>
        <w:lastRenderedPageBreak/>
        <w:fldChar w:fldCharType="begin"/>
      </w:r>
      <w:r w:rsidRPr="003E2CBC">
        <w:rPr>
          <w:rStyle w:val="a5"/>
          <w:noProof/>
          <w:sz w:val="24"/>
          <w:szCs w:val="24"/>
          <w:rPrChange w:id="302" w:author="周建中" w:date="2017-05-08T15:55:00Z">
            <w:rPr/>
          </w:rPrChange>
        </w:rPr>
        <w:instrText xml:space="preserve"> HYPERLINK \l "_Toc482019018" </w:instrText>
      </w:r>
      <w:r w:rsidRPr="003E2CBC">
        <w:rPr>
          <w:rStyle w:val="a5"/>
          <w:noProof/>
          <w:sz w:val="24"/>
          <w:szCs w:val="24"/>
          <w:rPrChange w:id="303" w:author="周建中" w:date="2017-05-08T15:55:00Z">
            <w:rPr/>
          </w:rPrChange>
        </w:rPr>
        <w:fldChar w:fldCharType="separate"/>
      </w:r>
      <w:r w:rsidR="003A79DD" w:rsidRPr="003E2CBC">
        <w:rPr>
          <w:rStyle w:val="a5"/>
          <w:noProof/>
          <w:sz w:val="24"/>
          <w:szCs w:val="24"/>
          <w:rPrChange w:id="304" w:author="周建中" w:date="2017-05-08T15:55:00Z">
            <w:rPr>
              <w:rStyle w:val="a5"/>
              <w:noProof/>
            </w:rPr>
          </w:rPrChange>
        </w:rPr>
        <w:t>4.</w:t>
      </w:r>
      <w:del w:id="305" w:author="周建中" w:date="2017-05-08T16:34:00Z">
        <w:r w:rsidR="003A79DD" w:rsidRPr="003E2CBC" w:rsidDel="009174BD">
          <w:rPr>
            <w:rStyle w:val="a5"/>
            <w:noProof/>
            <w:sz w:val="24"/>
            <w:szCs w:val="24"/>
            <w:rPrChange w:id="306" w:author="周建中" w:date="2017-05-08T15:55:00Z">
              <w:rPr>
                <w:rStyle w:val="a5"/>
                <w:noProof/>
              </w:rPr>
            </w:rPrChange>
          </w:rPr>
          <w:delText>5</w:delText>
        </w:r>
      </w:del>
      <w:ins w:id="307" w:author="周建中" w:date="2017-05-08T16:34:00Z">
        <w:r w:rsidR="009174BD">
          <w:rPr>
            <w:rStyle w:val="a5"/>
            <w:noProof/>
            <w:sz w:val="24"/>
            <w:szCs w:val="24"/>
          </w:rPr>
          <w:t>1</w:t>
        </w:r>
      </w:ins>
      <w:r w:rsidR="003A79DD" w:rsidRPr="003E2CBC">
        <w:rPr>
          <w:rStyle w:val="a5"/>
          <w:rFonts w:hint="eastAsia"/>
          <w:noProof/>
          <w:sz w:val="24"/>
          <w:szCs w:val="24"/>
          <w:rPrChange w:id="308" w:author="周建中" w:date="2017-05-08T15:55:00Z">
            <w:rPr>
              <w:rStyle w:val="a5"/>
              <w:rFonts w:hint="eastAsia"/>
              <w:noProof/>
            </w:rPr>
          </w:rPrChange>
        </w:rPr>
        <w:t>水轮机调速系统模型</w:t>
      </w:r>
      <w:r w:rsidR="003A79DD" w:rsidRPr="003E2CBC">
        <w:rPr>
          <w:rStyle w:val="a5"/>
          <w:noProof/>
          <w:webHidden/>
          <w:sz w:val="24"/>
          <w:szCs w:val="24"/>
          <w:rPrChange w:id="309" w:author="周建中" w:date="2017-05-08T15:55:00Z">
            <w:rPr>
              <w:noProof/>
              <w:webHidden/>
            </w:rPr>
          </w:rPrChange>
        </w:rPr>
        <w:tab/>
      </w:r>
      <w:r w:rsidR="003A79DD" w:rsidRPr="003E2CBC">
        <w:rPr>
          <w:rStyle w:val="a5"/>
          <w:noProof/>
          <w:webHidden/>
          <w:sz w:val="24"/>
          <w:szCs w:val="24"/>
          <w:rPrChange w:id="310" w:author="周建中" w:date="2017-05-08T15:55:00Z">
            <w:rPr>
              <w:noProof/>
              <w:webHidden/>
            </w:rPr>
          </w:rPrChange>
        </w:rPr>
        <w:fldChar w:fldCharType="begin"/>
      </w:r>
      <w:r w:rsidR="003A79DD" w:rsidRPr="003E2CBC">
        <w:rPr>
          <w:rStyle w:val="a5"/>
          <w:noProof/>
          <w:webHidden/>
          <w:sz w:val="24"/>
          <w:szCs w:val="24"/>
          <w:rPrChange w:id="311" w:author="周建中" w:date="2017-05-08T15:55:00Z">
            <w:rPr>
              <w:noProof/>
              <w:webHidden/>
            </w:rPr>
          </w:rPrChange>
        </w:rPr>
        <w:instrText xml:space="preserve"> PAGEREF _Toc482019018 \h </w:instrText>
      </w:r>
      <w:r w:rsidR="003A79DD" w:rsidRPr="003E2CBC">
        <w:rPr>
          <w:rStyle w:val="a5"/>
          <w:noProof/>
          <w:webHidden/>
          <w:sz w:val="24"/>
          <w:szCs w:val="24"/>
          <w:rPrChange w:id="312" w:author="周建中" w:date="2017-05-08T15:55:00Z">
            <w:rPr>
              <w:noProof/>
              <w:webHidden/>
            </w:rPr>
          </w:rPrChange>
        </w:rPr>
      </w:r>
      <w:r w:rsidR="003A79DD" w:rsidRPr="003E2CBC">
        <w:rPr>
          <w:rStyle w:val="a5"/>
          <w:noProof/>
          <w:webHidden/>
          <w:sz w:val="24"/>
          <w:szCs w:val="24"/>
          <w:rPrChange w:id="313" w:author="周建中" w:date="2017-05-08T15:55:00Z">
            <w:rPr>
              <w:noProof/>
              <w:webHidden/>
            </w:rPr>
          </w:rPrChange>
        </w:rPr>
        <w:fldChar w:fldCharType="separate"/>
      </w:r>
      <w:r w:rsidR="003A79DD" w:rsidRPr="003E2CBC">
        <w:rPr>
          <w:rStyle w:val="a5"/>
          <w:noProof/>
          <w:webHidden/>
          <w:sz w:val="24"/>
          <w:szCs w:val="24"/>
          <w:rPrChange w:id="314" w:author="周建中" w:date="2017-05-08T15:55:00Z">
            <w:rPr>
              <w:noProof/>
              <w:webHidden/>
            </w:rPr>
          </w:rPrChange>
        </w:rPr>
        <w:t>41</w:t>
      </w:r>
      <w:r w:rsidR="003A79DD" w:rsidRPr="003E2CBC">
        <w:rPr>
          <w:rStyle w:val="a5"/>
          <w:noProof/>
          <w:webHidden/>
          <w:sz w:val="24"/>
          <w:szCs w:val="24"/>
          <w:rPrChange w:id="315" w:author="周建中" w:date="2017-05-08T15:55:00Z">
            <w:rPr>
              <w:noProof/>
              <w:webHidden/>
            </w:rPr>
          </w:rPrChange>
        </w:rPr>
        <w:fldChar w:fldCharType="end"/>
      </w:r>
      <w:r w:rsidRPr="003E2CBC">
        <w:rPr>
          <w:rStyle w:val="a5"/>
          <w:noProof/>
          <w:sz w:val="24"/>
          <w:szCs w:val="24"/>
          <w:rPrChange w:id="316" w:author="周建中" w:date="2017-05-08T15:55:00Z">
            <w:rPr>
              <w:noProof/>
            </w:rPr>
          </w:rPrChange>
        </w:rPr>
        <w:fldChar w:fldCharType="end"/>
      </w:r>
    </w:p>
    <w:p w14:paraId="01219988"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317" w:author="周建中" w:date="2017-05-08T15:55:00Z">
            <w:rPr>
              <w:rFonts w:asciiTheme="minorHAnsi" w:eastAsiaTheme="minorEastAsia" w:hAnsiTheme="minorHAnsi"/>
              <w:noProof/>
              <w:kern w:val="2"/>
              <w:sz w:val="21"/>
              <w:szCs w:val="22"/>
            </w:rPr>
          </w:rPrChange>
        </w:rPr>
        <w:pPrChange w:id="318" w:author="周建中" w:date="2017-05-08T15:56:00Z">
          <w:pPr>
            <w:pStyle w:val="20"/>
          </w:pPr>
        </w:pPrChange>
      </w:pPr>
      <w:r w:rsidRPr="003E2CBC">
        <w:rPr>
          <w:rStyle w:val="a5"/>
          <w:noProof/>
          <w:sz w:val="24"/>
          <w:szCs w:val="24"/>
          <w:rPrChange w:id="319" w:author="周建中" w:date="2017-05-08T15:55:00Z">
            <w:rPr/>
          </w:rPrChange>
        </w:rPr>
        <w:fldChar w:fldCharType="begin"/>
      </w:r>
      <w:r w:rsidRPr="003E2CBC">
        <w:rPr>
          <w:rStyle w:val="a5"/>
          <w:noProof/>
          <w:sz w:val="24"/>
          <w:szCs w:val="24"/>
          <w:rPrChange w:id="320" w:author="周建中" w:date="2017-05-08T15:55:00Z">
            <w:rPr/>
          </w:rPrChange>
        </w:rPr>
        <w:instrText xml:space="preserve"> HYPERLINK \l "_Toc482019019" </w:instrText>
      </w:r>
      <w:r w:rsidRPr="003E2CBC">
        <w:rPr>
          <w:rStyle w:val="a5"/>
          <w:noProof/>
          <w:sz w:val="24"/>
          <w:szCs w:val="24"/>
          <w:rPrChange w:id="321" w:author="周建中" w:date="2017-05-08T15:55:00Z">
            <w:rPr/>
          </w:rPrChange>
        </w:rPr>
        <w:fldChar w:fldCharType="separate"/>
      </w:r>
      <w:r w:rsidR="003A79DD" w:rsidRPr="003E2CBC">
        <w:rPr>
          <w:rStyle w:val="a5"/>
          <w:noProof/>
          <w:sz w:val="24"/>
          <w:szCs w:val="24"/>
          <w:rPrChange w:id="322" w:author="周建中" w:date="2017-05-08T15:55:00Z">
            <w:rPr>
              <w:rStyle w:val="a5"/>
              <w:noProof/>
            </w:rPr>
          </w:rPrChange>
        </w:rPr>
        <w:t>4.6</w:t>
      </w:r>
      <w:r w:rsidR="003A79DD" w:rsidRPr="003E2CBC">
        <w:rPr>
          <w:rStyle w:val="a5"/>
          <w:rFonts w:hint="eastAsia"/>
          <w:noProof/>
          <w:sz w:val="24"/>
          <w:szCs w:val="24"/>
          <w:rPrChange w:id="323" w:author="周建中" w:date="2017-05-08T15:55:00Z">
            <w:rPr>
              <w:rStyle w:val="a5"/>
              <w:rFonts w:hint="eastAsia"/>
              <w:noProof/>
            </w:rPr>
          </w:rPrChange>
        </w:rPr>
        <w:t>本章小结</w:t>
      </w:r>
      <w:r w:rsidR="003A79DD" w:rsidRPr="003E2CBC">
        <w:rPr>
          <w:rStyle w:val="a5"/>
          <w:noProof/>
          <w:webHidden/>
          <w:sz w:val="24"/>
          <w:szCs w:val="24"/>
          <w:rPrChange w:id="324" w:author="周建中" w:date="2017-05-08T15:55:00Z">
            <w:rPr>
              <w:noProof/>
              <w:webHidden/>
            </w:rPr>
          </w:rPrChange>
        </w:rPr>
        <w:tab/>
      </w:r>
      <w:r w:rsidR="003A79DD" w:rsidRPr="003E2CBC">
        <w:rPr>
          <w:rStyle w:val="a5"/>
          <w:noProof/>
          <w:webHidden/>
          <w:sz w:val="24"/>
          <w:szCs w:val="24"/>
          <w:rPrChange w:id="325" w:author="周建中" w:date="2017-05-08T15:55:00Z">
            <w:rPr>
              <w:noProof/>
              <w:webHidden/>
            </w:rPr>
          </w:rPrChange>
        </w:rPr>
        <w:fldChar w:fldCharType="begin"/>
      </w:r>
      <w:r w:rsidR="003A79DD" w:rsidRPr="003E2CBC">
        <w:rPr>
          <w:rStyle w:val="a5"/>
          <w:noProof/>
          <w:webHidden/>
          <w:sz w:val="24"/>
          <w:szCs w:val="24"/>
          <w:rPrChange w:id="326" w:author="周建中" w:date="2017-05-08T15:55:00Z">
            <w:rPr>
              <w:noProof/>
              <w:webHidden/>
            </w:rPr>
          </w:rPrChange>
        </w:rPr>
        <w:instrText xml:space="preserve"> PAGEREF _Toc482019019 \h </w:instrText>
      </w:r>
      <w:r w:rsidR="003A79DD" w:rsidRPr="003E2CBC">
        <w:rPr>
          <w:rStyle w:val="a5"/>
          <w:noProof/>
          <w:webHidden/>
          <w:sz w:val="24"/>
          <w:szCs w:val="24"/>
          <w:rPrChange w:id="327" w:author="周建中" w:date="2017-05-08T15:55:00Z">
            <w:rPr>
              <w:noProof/>
              <w:webHidden/>
            </w:rPr>
          </w:rPrChange>
        </w:rPr>
      </w:r>
      <w:r w:rsidR="003A79DD" w:rsidRPr="003E2CBC">
        <w:rPr>
          <w:rStyle w:val="a5"/>
          <w:noProof/>
          <w:webHidden/>
          <w:sz w:val="24"/>
          <w:szCs w:val="24"/>
          <w:rPrChange w:id="328" w:author="周建中" w:date="2017-05-08T15:55:00Z">
            <w:rPr>
              <w:noProof/>
              <w:webHidden/>
            </w:rPr>
          </w:rPrChange>
        </w:rPr>
        <w:fldChar w:fldCharType="separate"/>
      </w:r>
      <w:r w:rsidR="003A79DD" w:rsidRPr="003E2CBC">
        <w:rPr>
          <w:rStyle w:val="a5"/>
          <w:noProof/>
          <w:webHidden/>
          <w:sz w:val="24"/>
          <w:szCs w:val="24"/>
          <w:rPrChange w:id="329" w:author="周建中" w:date="2017-05-08T15:55:00Z">
            <w:rPr>
              <w:noProof/>
              <w:webHidden/>
            </w:rPr>
          </w:rPrChange>
        </w:rPr>
        <w:t>43</w:t>
      </w:r>
      <w:r w:rsidR="003A79DD" w:rsidRPr="003E2CBC">
        <w:rPr>
          <w:rStyle w:val="a5"/>
          <w:noProof/>
          <w:webHidden/>
          <w:sz w:val="24"/>
          <w:szCs w:val="24"/>
          <w:rPrChange w:id="330" w:author="周建中" w:date="2017-05-08T15:55:00Z">
            <w:rPr>
              <w:noProof/>
              <w:webHidden/>
            </w:rPr>
          </w:rPrChange>
        </w:rPr>
        <w:fldChar w:fldCharType="end"/>
      </w:r>
      <w:r w:rsidRPr="003E2CBC">
        <w:rPr>
          <w:rStyle w:val="a5"/>
          <w:noProof/>
          <w:sz w:val="24"/>
          <w:szCs w:val="24"/>
          <w:rPrChange w:id="331" w:author="周建中" w:date="2017-05-08T15:55:00Z">
            <w:rPr>
              <w:noProof/>
            </w:rPr>
          </w:rPrChange>
        </w:rPr>
        <w:fldChar w:fldCharType="end"/>
      </w:r>
    </w:p>
    <w:p w14:paraId="010BB3C7"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20" w:history="1">
        <w:r w:rsidR="003A79DD" w:rsidRPr="008F136C">
          <w:rPr>
            <w:rStyle w:val="a5"/>
            <w:noProof/>
          </w:rPr>
          <w:t xml:space="preserve">5. </w:t>
        </w:r>
        <w:r w:rsidR="003A79DD" w:rsidRPr="008F136C">
          <w:rPr>
            <w:rStyle w:val="a5"/>
            <w:rFonts w:hint="eastAsia"/>
            <w:noProof/>
          </w:rPr>
          <w:t>程序原型及快速迭代开发</w:t>
        </w:r>
        <w:r w:rsidR="003A79DD">
          <w:rPr>
            <w:noProof/>
            <w:webHidden/>
          </w:rPr>
          <w:tab/>
        </w:r>
        <w:r w:rsidR="003A79DD">
          <w:rPr>
            <w:noProof/>
            <w:webHidden/>
          </w:rPr>
          <w:fldChar w:fldCharType="begin"/>
        </w:r>
        <w:r w:rsidR="003A79DD">
          <w:rPr>
            <w:noProof/>
            <w:webHidden/>
          </w:rPr>
          <w:instrText xml:space="preserve"> PAGEREF _Toc482019020 \h </w:instrText>
        </w:r>
        <w:r w:rsidR="003A79DD">
          <w:rPr>
            <w:noProof/>
            <w:webHidden/>
          </w:rPr>
        </w:r>
        <w:r w:rsidR="003A79DD">
          <w:rPr>
            <w:noProof/>
            <w:webHidden/>
          </w:rPr>
          <w:fldChar w:fldCharType="separate"/>
        </w:r>
        <w:r w:rsidR="003A79DD">
          <w:rPr>
            <w:noProof/>
            <w:webHidden/>
          </w:rPr>
          <w:t>45</w:t>
        </w:r>
        <w:r w:rsidR="003A79DD">
          <w:rPr>
            <w:noProof/>
            <w:webHidden/>
          </w:rPr>
          <w:fldChar w:fldCharType="end"/>
        </w:r>
      </w:hyperlink>
    </w:p>
    <w:p w14:paraId="38FC83B4" w14:textId="0DBED609" w:rsidR="003A79DD" w:rsidRPr="003E2CBC" w:rsidRDefault="00943940" w:rsidP="003E2CBC">
      <w:pPr>
        <w:pStyle w:val="20"/>
        <w:tabs>
          <w:tab w:val="clear" w:pos="8297"/>
          <w:tab w:val="right" w:leader="dot" w:pos="8647"/>
        </w:tabs>
        <w:ind w:firstLineChars="30" w:firstLine="72"/>
        <w:rPr>
          <w:rStyle w:val="a5"/>
          <w:noProof/>
          <w:sz w:val="24"/>
          <w:szCs w:val="24"/>
          <w:rPrChange w:id="332" w:author="周建中" w:date="2017-05-08T15:55:00Z">
            <w:rPr>
              <w:rFonts w:asciiTheme="minorHAnsi" w:eastAsiaTheme="minorEastAsia" w:hAnsiTheme="minorHAnsi"/>
              <w:noProof/>
              <w:kern w:val="2"/>
              <w:sz w:val="21"/>
              <w:szCs w:val="22"/>
            </w:rPr>
          </w:rPrChange>
        </w:rPr>
        <w:pPrChange w:id="333" w:author="周建中" w:date="2017-05-08T15:56:00Z">
          <w:pPr>
            <w:pStyle w:val="20"/>
          </w:pPr>
        </w:pPrChange>
      </w:pPr>
      <w:r w:rsidRPr="003E2CBC">
        <w:rPr>
          <w:rStyle w:val="a5"/>
          <w:noProof/>
          <w:sz w:val="24"/>
          <w:szCs w:val="24"/>
          <w:rPrChange w:id="334" w:author="周建中" w:date="2017-05-08T15:55:00Z">
            <w:rPr/>
          </w:rPrChange>
        </w:rPr>
        <w:fldChar w:fldCharType="begin"/>
      </w:r>
      <w:r w:rsidRPr="003E2CBC">
        <w:rPr>
          <w:rStyle w:val="a5"/>
          <w:noProof/>
          <w:sz w:val="24"/>
          <w:szCs w:val="24"/>
          <w:rPrChange w:id="335" w:author="周建中" w:date="2017-05-08T15:55:00Z">
            <w:rPr/>
          </w:rPrChange>
        </w:rPr>
        <w:instrText xml:space="preserve"> HYPERLINK \l "_Toc482019021" </w:instrText>
      </w:r>
      <w:r w:rsidRPr="003E2CBC">
        <w:rPr>
          <w:rStyle w:val="a5"/>
          <w:noProof/>
          <w:sz w:val="24"/>
          <w:szCs w:val="24"/>
          <w:rPrChange w:id="336" w:author="周建中" w:date="2017-05-08T15:55:00Z">
            <w:rPr/>
          </w:rPrChange>
        </w:rPr>
        <w:fldChar w:fldCharType="separate"/>
      </w:r>
      <w:r w:rsidR="003A79DD" w:rsidRPr="003E2CBC">
        <w:rPr>
          <w:rStyle w:val="a5"/>
          <w:noProof/>
          <w:sz w:val="24"/>
          <w:szCs w:val="24"/>
          <w:rPrChange w:id="337" w:author="周建中" w:date="2017-05-08T15:55:00Z">
            <w:rPr>
              <w:rStyle w:val="a5"/>
              <w:noProof/>
            </w:rPr>
          </w:rPrChange>
        </w:rPr>
        <w:t xml:space="preserve">5.1 </w:t>
      </w:r>
      <w:r w:rsidR="003A79DD" w:rsidRPr="003E2CBC">
        <w:rPr>
          <w:rStyle w:val="a5"/>
          <w:rFonts w:hint="eastAsia"/>
          <w:noProof/>
          <w:sz w:val="24"/>
          <w:szCs w:val="24"/>
          <w:rPrChange w:id="338" w:author="周建中" w:date="2017-05-08T15:55:00Z">
            <w:rPr>
              <w:rStyle w:val="a5"/>
              <w:rFonts w:hint="eastAsia"/>
              <w:noProof/>
            </w:rPr>
          </w:rPrChange>
        </w:rPr>
        <w:t>第</w:t>
      </w:r>
      <w:r w:rsidR="003A79DD" w:rsidRPr="003E2CBC">
        <w:rPr>
          <w:rStyle w:val="a5"/>
          <w:noProof/>
          <w:sz w:val="24"/>
          <w:szCs w:val="24"/>
          <w:rPrChange w:id="339" w:author="周建中" w:date="2017-05-08T15:55:00Z">
            <w:rPr>
              <w:rStyle w:val="a5"/>
              <w:noProof/>
            </w:rPr>
          </w:rPrChange>
        </w:rPr>
        <w:t>0</w:t>
      </w:r>
      <w:r w:rsidR="003A79DD" w:rsidRPr="003E2CBC">
        <w:rPr>
          <w:rStyle w:val="a5"/>
          <w:rFonts w:hint="eastAsia"/>
          <w:noProof/>
          <w:sz w:val="24"/>
          <w:szCs w:val="24"/>
          <w:rPrChange w:id="340" w:author="周建中" w:date="2017-05-08T15:55:00Z">
            <w:rPr>
              <w:rStyle w:val="a5"/>
              <w:rFonts w:hint="eastAsia"/>
              <w:noProof/>
            </w:rPr>
          </w:rPrChange>
        </w:rPr>
        <w:t>次迭代</w:t>
      </w:r>
      <w:del w:id="341" w:author="周建中" w:date="2017-05-08T16:00:00Z">
        <w:r w:rsidR="003A79DD" w:rsidRPr="003E2CBC" w:rsidDel="00160072">
          <w:rPr>
            <w:rStyle w:val="a5"/>
            <w:rFonts w:hint="eastAsia"/>
            <w:noProof/>
            <w:sz w:val="24"/>
            <w:szCs w:val="24"/>
            <w:rPrChange w:id="342" w:author="周建中" w:date="2017-05-08T15:55:00Z">
              <w:rPr>
                <w:rStyle w:val="a5"/>
                <w:rFonts w:hint="eastAsia"/>
                <w:noProof/>
              </w:rPr>
            </w:rPrChange>
          </w:rPr>
          <w:delText>—</w:delText>
        </w:r>
      </w:del>
      <w:r w:rsidR="003A79DD" w:rsidRPr="003E2CBC">
        <w:rPr>
          <w:rStyle w:val="a5"/>
          <w:rFonts w:hint="eastAsia"/>
          <w:noProof/>
          <w:sz w:val="24"/>
          <w:szCs w:val="24"/>
          <w:rPrChange w:id="343" w:author="周建中" w:date="2017-05-08T15:55:00Z">
            <w:rPr>
              <w:rStyle w:val="a5"/>
              <w:rFonts w:hint="eastAsia"/>
              <w:noProof/>
            </w:rPr>
          </w:rPrChange>
        </w:rPr>
        <w:t>—</w:t>
      </w:r>
      <w:r w:rsidR="003A79DD" w:rsidRPr="003E2CBC">
        <w:rPr>
          <w:rStyle w:val="a5"/>
          <w:noProof/>
          <w:sz w:val="24"/>
          <w:szCs w:val="24"/>
          <w:rPrChange w:id="344" w:author="周建中" w:date="2017-05-08T15:55:00Z">
            <w:rPr>
              <w:rStyle w:val="a5"/>
              <w:noProof/>
            </w:rPr>
          </w:rPrChange>
        </w:rPr>
        <w:t>groovy</w:t>
      </w:r>
      <w:r w:rsidR="003A79DD" w:rsidRPr="003E2CBC">
        <w:rPr>
          <w:rStyle w:val="a5"/>
          <w:rFonts w:hint="eastAsia"/>
          <w:noProof/>
          <w:sz w:val="24"/>
          <w:szCs w:val="24"/>
          <w:rPrChange w:id="345" w:author="周建中" w:date="2017-05-08T15:55:00Z">
            <w:rPr>
              <w:rStyle w:val="a5"/>
              <w:rFonts w:hint="eastAsia"/>
              <w:noProof/>
            </w:rPr>
          </w:rPrChange>
        </w:rPr>
        <w:t>实现</w:t>
      </w:r>
      <w:r w:rsidR="003A79DD" w:rsidRPr="003E2CBC">
        <w:rPr>
          <w:rStyle w:val="a5"/>
          <w:noProof/>
          <w:webHidden/>
          <w:sz w:val="24"/>
          <w:szCs w:val="24"/>
          <w:rPrChange w:id="346" w:author="周建中" w:date="2017-05-08T15:55:00Z">
            <w:rPr>
              <w:noProof/>
              <w:webHidden/>
            </w:rPr>
          </w:rPrChange>
        </w:rPr>
        <w:tab/>
      </w:r>
      <w:r w:rsidR="003A79DD" w:rsidRPr="003E2CBC">
        <w:rPr>
          <w:rStyle w:val="a5"/>
          <w:noProof/>
          <w:webHidden/>
          <w:sz w:val="24"/>
          <w:szCs w:val="24"/>
          <w:rPrChange w:id="347" w:author="周建中" w:date="2017-05-08T15:55:00Z">
            <w:rPr>
              <w:noProof/>
              <w:webHidden/>
            </w:rPr>
          </w:rPrChange>
        </w:rPr>
        <w:fldChar w:fldCharType="begin"/>
      </w:r>
      <w:r w:rsidR="003A79DD" w:rsidRPr="003E2CBC">
        <w:rPr>
          <w:rStyle w:val="a5"/>
          <w:noProof/>
          <w:webHidden/>
          <w:sz w:val="24"/>
          <w:szCs w:val="24"/>
          <w:rPrChange w:id="348" w:author="周建中" w:date="2017-05-08T15:55:00Z">
            <w:rPr>
              <w:noProof/>
              <w:webHidden/>
            </w:rPr>
          </w:rPrChange>
        </w:rPr>
        <w:instrText xml:space="preserve"> PAGEREF _Toc482019021 \h </w:instrText>
      </w:r>
      <w:r w:rsidR="003A79DD" w:rsidRPr="003E2CBC">
        <w:rPr>
          <w:rStyle w:val="a5"/>
          <w:noProof/>
          <w:webHidden/>
          <w:sz w:val="24"/>
          <w:szCs w:val="24"/>
          <w:rPrChange w:id="349" w:author="周建中" w:date="2017-05-08T15:55:00Z">
            <w:rPr>
              <w:noProof/>
              <w:webHidden/>
            </w:rPr>
          </w:rPrChange>
        </w:rPr>
      </w:r>
      <w:r w:rsidR="003A79DD" w:rsidRPr="003E2CBC">
        <w:rPr>
          <w:rStyle w:val="a5"/>
          <w:noProof/>
          <w:webHidden/>
          <w:sz w:val="24"/>
          <w:szCs w:val="24"/>
          <w:rPrChange w:id="350" w:author="周建中" w:date="2017-05-08T15:55:00Z">
            <w:rPr>
              <w:noProof/>
              <w:webHidden/>
            </w:rPr>
          </w:rPrChange>
        </w:rPr>
        <w:fldChar w:fldCharType="separate"/>
      </w:r>
      <w:r w:rsidR="003A79DD" w:rsidRPr="003E2CBC">
        <w:rPr>
          <w:rStyle w:val="a5"/>
          <w:noProof/>
          <w:webHidden/>
          <w:sz w:val="24"/>
          <w:szCs w:val="24"/>
          <w:rPrChange w:id="351" w:author="周建中" w:date="2017-05-08T15:55:00Z">
            <w:rPr>
              <w:noProof/>
              <w:webHidden/>
            </w:rPr>
          </w:rPrChange>
        </w:rPr>
        <w:t>45</w:t>
      </w:r>
      <w:r w:rsidR="003A79DD" w:rsidRPr="003E2CBC">
        <w:rPr>
          <w:rStyle w:val="a5"/>
          <w:noProof/>
          <w:webHidden/>
          <w:sz w:val="24"/>
          <w:szCs w:val="24"/>
          <w:rPrChange w:id="352" w:author="周建中" w:date="2017-05-08T15:55:00Z">
            <w:rPr>
              <w:noProof/>
              <w:webHidden/>
            </w:rPr>
          </w:rPrChange>
        </w:rPr>
        <w:fldChar w:fldCharType="end"/>
      </w:r>
      <w:r w:rsidRPr="003E2CBC">
        <w:rPr>
          <w:rStyle w:val="a5"/>
          <w:noProof/>
          <w:sz w:val="24"/>
          <w:szCs w:val="24"/>
          <w:rPrChange w:id="353" w:author="周建中" w:date="2017-05-08T15:55:00Z">
            <w:rPr>
              <w:noProof/>
            </w:rPr>
          </w:rPrChange>
        </w:rPr>
        <w:fldChar w:fldCharType="end"/>
      </w:r>
    </w:p>
    <w:p w14:paraId="4A556E63" w14:textId="6D25D6F5" w:rsidR="003A79DD" w:rsidRPr="003E2CBC" w:rsidRDefault="00943940" w:rsidP="003E2CBC">
      <w:pPr>
        <w:pStyle w:val="20"/>
        <w:tabs>
          <w:tab w:val="clear" w:pos="8297"/>
          <w:tab w:val="right" w:leader="dot" w:pos="8647"/>
        </w:tabs>
        <w:ind w:firstLineChars="30" w:firstLine="72"/>
        <w:rPr>
          <w:rStyle w:val="a5"/>
          <w:noProof/>
          <w:sz w:val="24"/>
          <w:szCs w:val="24"/>
          <w:rPrChange w:id="354" w:author="周建中" w:date="2017-05-08T15:55:00Z">
            <w:rPr>
              <w:rFonts w:asciiTheme="minorHAnsi" w:eastAsiaTheme="minorEastAsia" w:hAnsiTheme="minorHAnsi"/>
              <w:noProof/>
              <w:kern w:val="2"/>
              <w:sz w:val="21"/>
              <w:szCs w:val="22"/>
            </w:rPr>
          </w:rPrChange>
        </w:rPr>
        <w:pPrChange w:id="355" w:author="周建中" w:date="2017-05-08T15:56:00Z">
          <w:pPr>
            <w:pStyle w:val="20"/>
          </w:pPr>
        </w:pPrChange>
      </w:pPr>
      <w:r w:rsidRPr="003E2CBC">
        <w:rPr>
          <w:rStyle w:val="a5"/>
          <w:noProof/>
          <w:sz w:val="24"/>
          <w:szCs w:val="24"/>
          <w:rPrChange w:id="356" w:author="周建中" w:date="2017-05-08T15:55:00Z">
            <w:rPr/>
          </w:rPrChange>
        </w:rPr>
        <w:fldChar w:fldCharType="begin"/>
      </w:r>
      <w:r w:rsidRPr="003E2CBC">
        <w:rPr>
          <w:rStyle w:val="a5"/>
          <w:noProof/>
          <w:sz w:val="24"/>
          <w:szCs w:val="24"/>
          <w:rPrChange w:id="357" w:author="周建中" w:date="2017-05-08T15:55:00Z">
            <w:rPr/>
          </w:rPrChange>
        </w:rPr>
        <w:instrText xml:space="preserve"> HYPERLINK \l "_Toc482019022" </w:instrText>
      </w:r>
      <w:r w:rsidRPr="003E2CBC">
        <w:rPr>
          <w:rStyle w:val="a5"/>
          <w:noProof/>
          <w:sz w:val="24"/>
          <w:szCs w:val="24"/>
          <w:rPrChange w:id="358" w:author="周建中" w:date="2017-05-08T15:55:00Z">
            <w:rPr/>
          </w:rPrChange>
        </w:rPr>
        <w:fldChar w:fldCharType="separate"/>
      </w:r>
      <w:r w:rsidR="003A79DD" w:rsidRPr="003E2CBC">
        <w:rPr>
          <w:rStyle w:val="a5"/>
          <w:noProof/>
          <w:sz w:val="24"/>
          <w:szCs w:val="24"/>
          <w:rPrChange w:id="359" w:author="周建中" w:date="2017-05-08T15:55:00Z">
            <w:rPr>
              <w:rStyle w:val="a5"/>
              <w:noProof/>
            </w:rPr>
          </w:rPrChange>
        </w:rPr>
        <w:t xml:space="preserve">5.2 </w:t>
      </w:r>
      <w:r w:rsidR="003A79DD" w:rsidRPr="003E2CBC">
        <w:rPr>
          <w:rStyle w:val="a5"/>
          <w:rFonts w:hint="eastAsia"/>
          <w:noProof/>
          <w:sz w:val="24"/>
          <w:szCs w:val="24"/>
          <w:rPrChange w:id="360" w:author="周建中" w:date="2017-05-08T15:55:00Z">
            <w:rPr>
              <w:rStyle w:val="a5"/>
              <w:rFonts w:hint="eastAsia"/>
              <w:noProof/>
            </w:rPr>
          </w:rPrChange>
        </w:rPr>
        <w:t>第</w:t>
      </w:r>
      <w:r w:rsidR="003A79DD" w:rsidRPr="003E2CBC">
        <w:rPr>
          <w:rStyle w:val="a5"/>
          <w:noProof/>
          <w:sz w:val="24"/>
          <w:szCs w:val="24"/>
          <w:rPrChange w:id="361" w:author="周建中" w:date="2017-05-08T15:55:00Z">
            <w:rPr>
              <w:rStyle w:val="a5"/>
              <w:noProof/>
            </w:rPr>
          </w:rPrChange>
        </w:rPr>
        <w:t>0</w:t>
      </w:r>
      <w:r w:rsidR="003A79DD" w:rsidRPr="003E2CBC">
        <w:rPr>
          <w:rStyle w:val="a5"/>
          <w:rFonts w:hint="eastAsia"/>
          <w:noProof/>
          <w:sz w:val="24"/>
          <w:szCs w:val="24"/>
          <w:rPrChange w:id="362" w:author="周建中" w:date="2017-05-08T15:55:00Z">
            <w:rPr>
              <w:rStyle w:val="a5"/>
              <w:rFonts w:hint="eastAsia"/>
              <w:noProof/>
            </w:rPr>
          </w:rPrChange>
        </w:rPr>
        <w:t>次迭代</w:t>
      </w:r>
      <w:del w:id="363" w:author="周建中" w:date="2017-05-08T16:00:00Z">
        <w:r w:rsidR="003A79DD" w:rsidRPr="003E2CBC" w:rsidDel="00160072">
          <w:rPr>
            <w:rStyle w:val="a5"/>
            <w:rFonts w:hint="eastAsia"/>
            <w:noProof/>
            <w:sz w:val="24"/>
            <w:szCs w:val="24"/>
            <w:rPrChange w:id="364" w:author="周建中" w:date="2017-05-08T15:55:00Z">
              <w:rPr>
                <w:rStyle w:val="a5"/>
                <w:rFonts w:hint="eastAsia"/>
                <w:noProof/>
              </w:rPr>
            </w:rPrChange>
          </w:rPr>
          <w:delText>—</w:delText>
        </w:r>
      </w:del>
      <w:r w:rsidR="003A79DD" w:rsidRPr="003E2CBC">
        <w:rPr>
          <w:rStyle w:val="a5"/>
          <w:rFonts w:hint="eastAsia"/>
          <w:noProof/>
          <w:sz w:val="24"/>
          <w:szCs w:val="24"/>
          <w:rPrChange w:id="365" w:author="周建中" w:date="2017-05-08T15:55:00Z">
            <w:rPr>
              <w:rStyle w:val="a5"/>
              <w:rFonts w:hint="eastAsia"/>
              <w:noProof/>
            </w:rPr>
          </w:rPrChange>
        </w:rPr>
        <w:t>—</w:t>
      </w:r>
      <w:r w:rsidR="003A79DD" w:rsidRPr="003E2CBC">
        <w:rPr>
          <w:rStyle w:val="a5"/>
          <w:noProof/>
          <w:sz w:val="24"/>
          <w:szCs w:val="24"/>
          <w:rPrChange w:id="366" w:author="周建中" w:date="2017-05-08T15:55:00Z">
            <w:rPr>
              <w:rStyle w:val="a5"/>
              <w:noProof/>
            </w:rPr>
          </w:rPrChange>
        </w:rPr>
        <w:t>java</w:t>
      </w:r>
      <w:r w:rsidR="003A79DD" w:rsidRPr="003E2CBC">
        <w:rPr>
          <w:rStyle w:val="a5"/>
          <w:rFonts w:hint="eastAsia"/>
          <w:noProof/>
          <w:sz w:val="24"/>
          <w:szCs w:val="24"/>
          <w:rPrChange w:id="367" w:author="周建中" w:date="2017-05-08T15:55:00Z">
            <w:rPr>
              <w:rStyle w:val="a5"/>
              <w:rFonts w:hint="eastAsia"/>
              <w:noProof/>
            </w:rPr>
          </w:rPrChange>
        </w:rPr>
        <w:t>实现</w:t>
      </w:r>
      <w:r w:rsidR="003A79DD" w:rsidRPr="003E2CBC">
        <w:rPr>
          <w:rStyle w:val="a5"/>
          <w:noProof/>
          <w:webHidden/>
          <w:sz w:val="24"/>
          <w:szCs w:val="24"/>
          <w:rPrChange w:id="368" w:author="周建中" w:date="2017-05-08T15:55:00Z">
            <w:rPr>
              <w:noProof/>
              <w:webHidden/>
            </w:rPr>
          </w:rPrChange>
        </w:rPr>
        <w:tab/>
      </w:r>
      <w:r w:rsidR="003A79DD" w:rsidRPr="003E2CBC">
        <w:rPr>
          <w:rStyle w:val="a5"/>
          <w:noProof/>
          <w:webHidden/>
          <w:sz w:val="24"/>
          <w:szCs w:val="24"/>
          <w:rPrChange w:id="369" w:author="周建中" w:date="2017-05-08T15:55:00Z">
            <w:rPr>
              <w:noProof/>
              <w:webHidden/>
            </w:rPr>
          </w:rPrChange>
        </w:rPr>
        <w:fldChar w:fldCharType="begin"/>
      </w:r>
      <w:r w:rsidR="003A79DD" w:rsidRPr="003E2CBC">
        <w:rPr>
          <w:rStyle w:val="a5"/>
          <w:noProof/>
          <w:webHidden/>
          <w:sz w:val="24"/>
          <w:szCs w:val="24"/>
          <w:rPrChange w:id="370" w:author="周建中" w:date="2017-05-08T15:55:00Z">
            <w:rPr>
              <w:noProof/>
              <w:webHidden/>
            </w:rPr>
          </w:rPrChange>
        </w:rPr>
        <w:instrText xml:space="preserve"> PAGEREF _Toc482019022 \h </w:instrText>
      </w:r>
      <w:r w:rsidR="003A79DD" w:rsidRPr="003E2CBC">
        <w:rPr>
          <w:rStyle w:val="a5"/>
          <w:noProof/>
          <w:webHidden/>
          <w:sz w:val="24"/>
          <w:szCs w:val="24"/>
          <w:rPrChange w:id="371" w:author="周建中" w:date="2017-05-08T15:55:00Z">
            <w:rPr>
              <w:noProof/>
              <w:webHidden/>
            </w:rPr>
          </w:rPrChange>
        </w:rPr>
      </w:r>
      <w:r w:rsidR="003A79DD" w:rsidRPr="003E2CBC">
        <w:rPr>
          <w:rStyle w:val="a5"/>
          <w:noProof/>
          <w:webHidden/>
          <w:sz w:val="24"/>
          <w:szCs w:val="24"/>
          <w:rPrChange w:id="372" w:author="周建中" w:date="2017-05-08T15:55:00Z">
            <w:rPr>
              <w:noProof/>
              <w:webHidden/>
            </w:rPr>
          </w:rPrChange>
        </w:rPr>
        <w:fldChar w:fldCharType="separate"/>
      </w:r>
      <w:r w:rsidR="003A79DD" w:rsidRPr="003E2CBC">
        <w:rPr>
          <w:rStyle w:val="a5"/>
          <w:noProof/>
          <w:webHidden/>
          <w:sz w:val="24"/>
          <w:szCs w:val="24"/>
          <w:rPrChange w:id="373" w:author="周建中" w:date="2017-05-08T15:55:00Z">
            <w:rPr>
              <w:noProof/>
              <w:webHidden/>
            </w:rPr>
          </w:rPrChange>
        </w:rPr>
        <w:t>49</w:t>
      </w:r>
      <w:r w:rsidR="003A79DD" w:rsidRPr="003E2CBC">
        <w:rPr>
          <w:rStyle w:val="a5"/>
          <w:noProof/>
          <w:webHidden/>
          <w:sz w:val="24"/>
          <w:szCs w:val="24"/>
          <w:rPrChange w:id="374" w:author="周建中" w:date="2017-05-08T15:55:00Z">
            <w:rPr>
              <w:noProof/>
              <w:webHidden/>
            </w:rPr>
          </w:rPrChange>
        </w:rPr>
        <w:fldChar w:fldCharType="end"/>
      </w:r>
      <w:r w:rsidRPr="003E2CBC">
        <w:rPr>
          <w:rStyle w:val="a5"/>
          <w:noProof/>
          <w:sz w:val="24"/>
          <w:szCs w:val="24"/>
          <w:rPrChange w:id="375" w:author="周建中" w:date="2017-05-08T15:55:00Z">
            <w:rPr>
              <w:noProof/>
            </w:rPr>
          </w:rPrChange>
        </w:rPr>
        <w:fldChar w:fldCharType="end"/>
      </w:r>
    </w:p>
    <w:p w14:paraId="4A789CF6"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376" w:author="周建中" w:date="2017-05-08T15:55:00Z">
            <w:rPr>
              <w:rFonts w:asciiTheme="minorHAnsi" w:eastAsiaTheme="minorEastAsia" w:hAnsiTheme="minorHAnsi"/>
              <w:noProof/>
              <w:kern w:val="2"/>
              <w:sz w:val="21"/>
              <w:szCs w:val="22"/>
            </w:rPr>
          </w:rPrChange>
        </w:rPr>
        <w:pPrChange w:id="377" w:author="周建中" w:date="2017-05-08T15:56:00Z">
          <w:pPr>
            <w:pStyle w:val="20"/>
          </w:pPr>
        </w:pPrChange>
      </w:pPr>
      <w:r w:rsidRPr="003E2CBC">
        <w:rPr>
          <w:rStyle w:val="a5"/>
          <w:noProof/>
          <w:sz w:val="24"/>
          <w:szCs w:val="24"/>
          <w:rPrChange w:id="378" w:author="周建中" w:date="2017-05-08T15:55:00Z">
            <w:rPr/>
          </w:rPrChange>
        </w:rPr>
        <w:fldChar w:fldCharType="begin"/>
      </w:r>
      <w:r w:rsidRPr="003E2CBC">
        <w:rPr>
          <w:rStyle w:val="a5"/>
          <w:noProof/>
          <w:sz w:val="24"/>
          <w:szCs w:val="24"/>
          <w:rPrChange w:id="379" w:author="周建中" w:date="2017-05-08T15:55:00Z">
            <w:rPr/>
          </w:rPrChange>
        </w:rPr>
        <w:instrText xml:space="preserve"> HYPERLINK \l "_Toc482019023" </w:instrText>
      </w:r>
      <w:r w:rsidRPr="003E2CBC">
        <w:rPr>
          <w:rStyle w:val="a5"/>
          <w:noProof/>
          <w:sz w:val="24"/>
          <w:szCs w:val="24"/>
          <w:rPrChange w:id="380" w:author="周建中" w:date="2017-05-08T15:55:00Z">
            <w:rPr/>
          </w:rPrChange>
        </w:rPr>
        <w:fldChar w:fldCharType="separate"/>
      </w:r>
      <w:r w:rsidR="003A79DD" w:rsidRPr="003E2CBC">
        <w:rPr>
          <w:rStyle w:val="a5"/>
          <w:noProof/>
          <w:sz w:val="24"/>
          <w:szCs w:val="24"/>
          <w:rPrChange w:id="381" w:author="周建中" w:date="2017-05-08T15:55:00Z">
            <w:rPr>
              <w:rStyle w:val="a5"/>
              <w:noProof/>
            </w:rPr>
          </w:rPrChange>
        </w:rPr>
        <w:t xml:space="preserve">5.3 </w:t>
      </w:r>
      <w:r w:rsidR="003A79DD" w:rsidRPr="003E2CBC">
        <w:rPr>
          <w:rStyle w:val="a5"/>
          <w:rFonts w:hint="eastAsia"/>
          <w:noProof/>
          <w:sz w:val="24"/>
          <w:szCs w:val="24"/>
          <w:rPrChange w:id="382" w:author="周建中" w:date="2017-05-08T15:55:00Z">
            <w:rPr>
              <w:rStyle w:val="a5"/>
              <w:rFonts w:hint="eastAsia"/>
              <w:noProof/>
            </w:rPr>
          </w:rPrChange>
        </w:rPr>
        <w:t>已经完成了？</w:t>
      </w:r>
      <w:r w:rsidR="003A79DD" w:rsidRPr="003E2CBC">
        <w:rPr>
          <w:rStyle w:val="a5"/>
          <w:noProof/>
          <w:webHidden/>
          <w:sz w:val="24"/>
          <w:szCs w:val="24"/>
          <w:rPrChange w:id="383" w:author="周建中" w:date="2017-05-08T15:55:00Z">
            <w:rPr>
              <w:noProof/>
              <w:webHidden/>
            </w:rPr>
          </w:rPrChange>
        </w:rPr>
        <w:tab/>
      </w:r>
      <w:r w:rsidR="003A79DD" w:rsidRPr="003E2CBC">
        <w:rPr>
          <w:rStyle w:val="a5"/>
          <w:noProof/>
          <w:webHidden/>
          <w:sz w:val="24"/>
          <w:szCs w:val="24"/>
          <w:rPrChange w:id="384" w:author="周建中" w:date="2017-05-08T15:55:00Z">
            <w:rPr>
              <w:noProof/>
              <w:webHidden/>
            </w:rPr>
          </w:rPrChange>
        </w:rPr>
        <w:fldChar w:fldCharType="begin"/>
      </w:r>
      <w:r w:rsidR="003A79DD" w:rsidRPr="003E2CBC">
        <w:rPr>
          <w:rStyle w:val="a5"/>
          <w:noProof/>
          <w:webHidden/>
          <w:sz w:val="24"/>
          <w:szCs w:val="24"/>
          <w:rPrChange w:id="385" w:author="周建中" w:date="2017-05-08T15:55:00Z">
            <w:rPr>
              <w:noProof/>
              <w:webHidden/>
            </w:rPr>
          </w:rPrChange>
        </w:rPr>
        <w:instrText xml:space="preserve"> PAGEREF _Toc482019023 \h </w:instrText>
      </w:r>
      <w:r w:rsidR="003A79DD" w:rsidRPr="003E2CBC">
        <w:rPr>
          <w:rStyle w:val="a5"/>
          <w:noProof/>
          <w:webHidden/>
          <w:sz w:val="24"/>
          <w:szCs w:val="24"/>
          <w:rPrChange w:id="386" w:author="周建中" w:date="2017-05-08T15:55:00Z">
            <w:rPr>
              <w:noProof/>
              <w:webHidden/>
            </w:rPr>
          </w:rPrChange>
        </w:rPr>
      </w:r>
      <w:r w:rsidR="003A79DD" w:rsidRPr="003E2CBC">
        <w:rPr>
          <w:rStyle w:val="a5"/>
          <w:noProof/>
          <w:webHidden/>
          <w:sz w:val="24"/>
          <w:szCs w:val="24"/>
          <w:rPrChange w:id="387" w:author="周建中" w:date="2017-05-08T15:55:00Z">
            <w:rPr>
              <w:noProof/>
              <w:webHidden/>
            </w:rPr>
          </w:rPrChange>
        </w:rPr>
        <w:fldChar w:fldCharType="separate"/>
      </w:r>
      <w:r w:rsidR="003A79DD" w:rsidRPr="003E2CBC">
        <w:rPr>
          <w:rStyle w:val="a5"/>
          <w:noProof/>
          <w:webHidden/>
          <w:sz w:val="24"/>
          <w:szCs w:val="24"/>
          <w:rPrChange w:id="388" w:author="周建中" w:date="2017-05-08T15:55:00Z">
            <w:rPr>
              <w:noProof/>
              <w:webHidden/>
            </w:rPr>
          </w:rPrChange>
        </w:rPr>
        <w:t>52</w:t>
      </w:r>
      <w:r w:rsidR="003A79DD" w:rsidRPr="003E2CBC">
        <w:rPr>
          <w:rStyle w:val="a5"/>
          <w:noProof/>
          <w:webHidden/>
          <w:sz w:val="24"/>
          <w:szCs w:val="24"/>
          <w:rPrChange w:id="389" w:author="周建中" w:date="2017-05-08T15:55:00Z">
            <w:rPr>
              <w:noProof/>
              <w:webHidden/>
            </w:rPr>
          </w:rPrChange>
        </w:rPr>
        <w:fldChar w:fldCharType="end"/>
      </w:r>
      <w:r w:rsidRPr="003E2CBC">
        <w:rPr>
          <w:rStyle w:val="a5"/>
          <w:noProof/>
          <w:sz w:val="24"/>
          <w:szCs w:val="24"/>
          <w:rPrChange w:id="390" w:author="周建中" w:date="2017-05-08T15:55:00Z">
            <w:rPr>
              <w:noProof/>
            </w:rPr>
          </w:rPrChange>
        </w:rPr>
        <w:fldChar w:fldCharType="end"/>
      </w:r>
    </w:p>
    <w:p w14:paraId="102A70C5"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391" w:author="周建中" w:date="2017-05-08T15:55:00Z">
            <w:rPr>
              <w:rFonts w:asciiTheme="minorHAnsi" w:eastAsiaTheme="minorEastAsia" w:hAnsiTheme="minorHAnsi"/>
              <w:noProof/>
              <w:kern w:val="2"/>
              <w:sz w:val="21"/>
              <w:szCs w:val="22"/>
            </w:rPr>
          </w:rPrChange>
        </w:rPr>
        <w:pPrChange w:id="392" w:author="周建中" w:date="2017-05-08T15:56:00Z">
          <w:pPr>
            <w:pStyle w:val="20"/>
          </w:pPr>
        </w:pPrChange>
      </w:pPr>
      <w:r w:rsidRPr="003E2CBC">
        <w:rPr>
          <w:rStyle w:val="a5"/>
          <w:noProof/>
          <w:sz w:val="24"/>
          <w:szCs w:val="24"/>
          <w:rPrChange w:id="393" w:author="周建中" w:date="2017-05-08T15:55:00Z">
            <w:rPr/>
          </w:rPrChange>
        </w:rPr>
        <w:fldChar w:fldCharType="begin"/>
      </w:r>
      <w:r w:rsidRPr="003E2CBC">
        <w:rPr>
          <w:rStyle w:val="a5"/>
          <w:noProof/>
          <w:sz w:val="24"/>
          <w:szCs w:val="24"/>
          <w:rPrChange w:id="394" w:author="周建中" w:date="2017-05-08T15:55:00Z">
            <w:rPr/>
          </w:rPrChange>
        </w:rPr>
        <w:instrText xml:space="preserve"> HYPERLINK \l "_Toc482019024" </w:instrText>
      </w:r>
      <w:r w:rsidRPr="003E2CBC">
        <w:rPr>
          <w:rStyle w:val="a5"/>
          <w:noProof/>
          <w:sz w:val="24"/>
          <w:szCs w:val="24"/>
          <w:rPrChange w:id="395" w:author="周建中" w:date="2017-05-08T15:55:00Z">
            <w:rPr/>
          </w:rPrChange>
        </w:rPr>
        <w:fldChar w:fldCharType="separate"/>
      </w:r>
      <w:r w:rsidR="003A79DD" w:rsidRPr="003E2CBC">
        <w:rPr>
          <w:rStyle w:val="a5"/>
          <w:noProof/>
          <w:sz w:val="24"/>
          <w:szCs w:val="24"/>
          <w:rPrChange w:id="396" w:author="周建中" w:date="2017-05-08T15:55:00Z">
            <w:rPr>
              <w:rStyle w:val="a5"/>
              <w:noProof/>
            </w:rPr>
          </w:rPrChange>
        </w:rPr>
        <w:t xml:space="preserve">5.4 </w:t>
      </w:r>
      <w:r w:rsidR="003A79DD" w:rsidRPr="003E2CBC">
        <w:rPr>
          <w:rStyle w:val="a5"/>
          <w:rFonts w:hint="eastAsia"/>
          <w:noProof/>
          <w:sz w:val="24"/>
          <w:szCs w:val="24"/>
          <w:rPrChange w:id="397" w:author="周建中" w:date="2017-05-08T15:55:00Z">
            <w:rPr>
              <w:rStyle w:val="a5"/>
              <w:rFonts w:hint="eastAsia"/>
              <w:noProof/>
            </w:rPr>
          </w:rPrChange>
        </w:rPr>
        <w:t>第一次迭代</w:t>
      </w:r>
      <w:r w:rsidR="003A79DD" w:rsidRPr="003E2CBC">
        <w:rPr>
          <w:rStyle w:val="a5"/>
          <w:noProof/>
          <w:webHidden/>
          <w:sz w:val="24"/>
          <w:szCs w:val="24"/>
          <w:rPrChange w:id="398" w:author="周建中" w:date="2017-05-08T15:55:00Z">
            <w:rPr>
              <w:noProof/>
              <w:webHidden/>
            </w:rPr>
          </w:rPrChange>
        </w:rPr>
        <w:tab/>
      </w:r>
      <w:r w:rsidR="003A79DD" w:rsidRPr="003E2CBC">
        <w:rPr>
          <w:rStyle w:val="a5"/>
          <w:noProof/>
          <w:webHidden/>
          <w:sz w:val="24"/>
          <w:szCs w:val="24"/>
          <w:rPrChange w:id="399" w:author="周建中" w:date="2017-05-08T15:55:00Z">
            <w:rPr>
              <w:noProof/>
              <w:webHidden/>
            </w:rPr>
          </w:rPrChange>
        </w:rPr>
        <w:fldChar w:fldCharType="begin"/>
      </w:r>
      <w:r w:rsidR="003A79DD" w:rsidRPr="003E2CBC">
        <w:rPr>
          <w:rStyle w:val="a5"/>
          <w:noProof/>
          <w:webHidden/>
          <w:sz w:val="24"/>
          <w:szCs w:val="24"/>
          <w:rPrChange w:id="400" w:author="周建中" w:date="2017-05-08T15:55:00Z">
            <w:rPr>
              <w:noProof/>
              <w:webHidden/>
            </w:rPr>
          </w:rPrChange>
        </w:rPr>
        <w:instrText xml:space="preserve"> PAGEREF _Toc482019024 \h </w:instrText>
      </w:r>
      <w:r w:rsidR="003A79DD" w:rsidRPr="003E2CBC">
        <w:rPr>
          <w:rStyle w:val="a5"/>
          <w:noProof/>
          <w:webHidden/>
          <w:sz w:val="24"/>
          <w:szCs w:val="24"/>
          <w:rPrChange w:id="401" w:author="周建中" w:date="2017-05-08T15:55:00Z">
            <w:rPr>
              <w:noProof/>
              <w:webHidden/>
            </w:rPr>
          </w:rPrChange>
        </w:rPr>
      </w:r>
      <w:r w:rsidR="003A79DD" w:rsidRPr="003E2CBC">
        <w:rPr>
          <w:rStyle w:val="a5"/>
          <w:noProof/>
          <w:webHidden/>
          <w:sz w:val="24"/>
          <w:szCs w:val="24"/>
          <w:rPrChange w:id="402" w:author="周建中" w:date="2017-05-08T15:55:00Z">
            <w:rPr>
              <w:noProof/>
              <w:webHidden/>
            </w:rPr>
          </w:rPrChange>
        </w:rPr>
        <w:fldChar w:fldCharType="separate"/>
      </w:r>
      <w:r w:rsidR="003A79DD" w:rsidRPr="003E2CBC">
        <w:rPr>
          <w:rStyle w:val="a5"/>
          <w:noProof/>
          <w:webHidden/>
          <w:sz w:val="24"/>
          <w:szCs w:val="24"/>
          <w:rPrChange w:id="403" w:author="周建中" w:date="2017-05-08T15:55:00Z">
            <w:rPr>
              <w:noProof/>
              <w:webHidden/>
            </w:rPr>
          </w:rPrChange>
        </w:rPr>
        <w:t>53</w:t>
      </w:r>
      <w:r w:rsidR="003A79DD" w:rsidRPr="003E2CBC">
        <w:rPr>
          <w:rStyle w:val="a5"/>
          <w:noProof/>
          <w:webHidden/>
          <w:sz w:val="24"/>
          <w:szCs w:val="24"/>
          <w:rPrChange w:id="404" w:author="周建中" w:date="2017-05-08T15:55:00Z">
            <w:rPr>
              <w:noProof/>
              <w:webHidden/>
            </w:rPr>
          </w:rPrChange>
        </w:rPr>
        <w:fldChar w:fldCharType="end"/>
      </w:r>
      <w:r w:rsidRPr="003E2CBC">
        <w:rPr>
          <w:rStyle w:val="a5"/>
          <w:noProof/>
          <w:sz w:val="24"/>
          <w:szCs w:val="24"/>
          <w:rPrChange w:id="405" w:author="周建中" w:date="2017-05-08T15:55:00Z">
            <w:rPr>
              <w:noProof/>
            </w:rPr>
          </w:rPrChange>
        </w:rPr>
        <w:fldChar w:fldCharType="end"/>
      </w:r>
    </w:p>
    <w:p w14:paraId="47350285"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06" w:author="周建中" w:date="2017-05-08T15:55:00Z">
            <w:rPr>
              <w:rFonts w:asciiTheme="minorHAnsi" w:eastAsiaTheme="minorEastAsia" w:hAnsiTheme="minorHAnsi"/>
              <w:noProof/>
              <w:kern w:val="2"/>
              <w:sz w:val="21"/>
              <w:szCs w:val="22"/>
            </w:rPr>
          </w:rPrChange>
        </w:rPr>
        <w:pPrChange w:id="407" w:author="周建中" w:date="2017-05-08T15:56:00Z">
          <w:pPr>
            <w:pStyle w:val="20"/>
          </w:pPr>
        </w:pPrChange>
      </w:pPr>
      <w:r w:rsidRPr="003E2CBC">
        <w:rPr>
          <w:rStyle w:val="a5"/>
          <w:noProof/>
          <w:sz w:val="24"/>
          <w:szCs w:val="24"/>
          <w:rPrChange w:id="408" w:author="周建中" w:date="2017-05-08T15:55:00Z">
            <w:rPr/>
          </w:rPrChange>
        </w:rPr>
        <w:fldChar w:fldCharType="begin"/>
      </w:r>
      <w:r w:rsidRPr="003E2CBC">
        <w:rPr>
          <w:rStyle w:val="a5"/>
          <w:noProof/>
          <w:sz w:val="24"/>
          <w:szCs w:val="24"/>
          <w:rPrChange w:id="409" w:author="周建中" w:date="2017-05-08T15:55:00Z">
            <w:rPr/>
          </w:rPrChange>
        </w:rPr>
        <w:instrText xml:space="preserve"> HYPERLINK \l "_Toc482019025" </w:instrText>
      </w:r>
      <w:r w:rsidRPr="003E2CBC">
        <w:rPr>
          <w:rStyle w:val="a5"/>
          <w:noProof/>
          <w:sz w:val="24"/>
          <w:szCs w:val="24"/>
          <w:rPrChange w:id="410" w:author="周建中" w:date="2017-05-08T15:55:00Z">
            <w:rPr/>
          </w:rPrChange>
        </w:rPr>
        <w:fldChar w:fldCharType="separate"/>
      </w:r>
      <w:r w:rsidR="003A79DD" w:rsidRPr="003E2CBC">
        <w:rPr>
          <w:rStyle w:val="a5"/>
          <w:noProof/>
          <w:sz w:val="24"/>
          <w:szCs w:val="24"/>
          <w:rPrChange w:id="411" w:author="周建中" w:date="2017-05-08T15:55:00Z">
            <w:rPr>
              <w:rStyle w:val="a5"/>
              <w:noProof/>
            </w:rPr>
          </w:rPrChange>
        </w:rPr>
        <w:t xml:space="preserve">5.5 </w:t>
      </w:r>
      <w:r w:rsidR="003A79DD" w:rsidRPr="003E2CBC">
        <w:rPr>
          <w:rStyle w:val="a5"/>
          <w:rFonts w:hint="eastAsia"/>
          <w:noProof/>
          <w:sz w:val="24"/>
          <w:szCs w:val="24"/>
          <w:rPrChange w:id="412" w:author="周建中" w:date="2017-05-08T15:55:00Z">
            <w:rPr>
              <w:rStyle w:val="a5"/>
              <w:rFonts w:hint="eastAsia"/>
              <w:noProof/>
            </w:rPr>
          </w:rPrChange>
        </w:rPr>
        <w:t>第二次迭代</w:t>
      </w:r>
      <w:r w:rsidR="003A79DD" w:rsidRPr="003E2CBC">
        <w:rPr>
          <w:rStyle w:val="a5"/>
          <w:noProof/>
          <w:webHidden/>
          <w:sz w:val="24"/>
          <w:szCs w:val="24"/>
          <w:rPrChange w:id="413" w:author="周建中" w:date="2017-05-08T15:55:00Z">
            <w:rPr>
              <w:noProof/>
              <w:webHidden/>
            </w:rPr>
          </w:rPrChange>
        </w:rPr>
        <w:tab/>
      </w:r>
      <w:r w:rsidR="003A79DD" w:rsidRPr="003E2CBC">
        <w:rPr>
          <w:rStyle w:val="a5"/>
          <w:noProof/>
          <w:webHidden/>
          <w:sz w:val="24"/>
          <w:szCs w:val="24"/>
          <w:rPrChange w:id="414" w:author="周建中" w:date="2017-05-08T15:55:00Z">
            <w:rPr>
              <w:noProof/>
              <w:webHidden/>
            </w:rPr>
          </w:rPrChange>
        </w:rPr>
        <w:fldChar w:fldCharType="begin"/>
      </w:r>
      <w:r w:rsidR="003A79DD" w:rsidRPr="003E2CBC">
        <w:rPr>
          <w:rStyle w:val="a5"/>
          <w:noProof/>
          <w:webHidden/>
          <w:sz w:val="24"/>
          <w:szCs w:val="24"/>
          <w:rPrChange w:id="415" w:author="周建中" w:date="2017-05-08T15:55:00Z">
            <w:rPr>
              <w:noProof/>
              <w:webHidden/>
            </w:rPr>
          </w:rPrChange>
        </w:rPr>
        <w:instrText xml:space="preserve"> PAGEREF _Toc482019025 \h </w:instrText>
      </w:r>
      <w:r w:rsidR="003A79DD" w:rsidRPr="003E2CBC">
        <w:rPr>
          <w:rStyle w:val="a5"/>
          <w:noProof/>
          <w:webHidden/>
          <w:sz w:val="24"/>
          <w:szCs w:val="24"/>
          <w:rPrChange w:id="416" w:author="周建中" w:date="2017-05-08T15:55:00Z">
            <w:rPr>
              <w:noProof/>
              <w:webHidden/>
            </w:rPr>
          </w:rPrChange>
        </w:rPr>
      </w:r>
      <w:r w:rsidR="003A79DD" w:rsidRPr="003E2CBC">
        <w:rPr>
          <w:rStyle w:val="a5"/>
          <w:noProof/>
          <w:webHidden/>
          <w:sz w:val="24"/>
          <w:szCs w:val="24"/>
          <w:rPrChange w:id="417" w:author="周建中" w:date="2017-05-08T15:55:00Z">
            <w:rPr>
              <w:noProof/>
              <w:webHidden/>
            </w:rPr>
          </w:rPrChange>
        </w:rPr>
        <w:fldChar w:fldCharType="separate"/>
      </w:r>
      <w:r w:rsidR="003A79DD" w:rsidRPr="003E2CBC">
        <w:rPr>
          <w:rStyle w:val="a5"/>
          <w:noProof/>
          <w:webHidden/>
          <w:sz w:val="24"/>
          <w:szCs w:val="24"/>
          <w:rPrChange w:id="418" w:author="周建中" w:date="2017-05-08T15:55:00Z">
            <w:rPr>
              <w:noProof/>
              <w:webHidden/>
            </w:rPr>
          </w:rPrChange>
        </w:rPr>
        <w:t>55</w:t>
      </w:r>
      <w:r w:rsidR="003A79DD" w:rsidRPr="003E2CBC">
        <w:rPr>
          <w:rStyle w:val="a5"/>
          <w:noProof/>
          <w:webHidden/>
          <w:sz w:val="24"/>
          <w:szCs w:val="24"/>
          <w:rPrChange w:id="419" w:author="周建中" w:date="2017-05-08T15:55:00Z">
            <w:rPr>
              <w:noProof/>
              <w:webHidden/>
            </w:rPr>
          </w:rPrChange>
        </w:rPr>
        <w:fldChar w:fldCharType="end"/>
      </w:r>
      <w:r w:rsidRPr="003E2CBC">
        <w:rPr>
          <w:rStyle w:val="a5"/>
          <w:noProof/>
          <w:sz w:val="24"/>
          <w:szCs w:val="24"/>
          <w:rPrChange w:id="420" w:author="周建中" w:date="2017-05-08T15:55:00Z">
            <w:rPr>
              <w:noProof/>
            </w:rPr>
          </w:rPrChange>
        </w:rPr>
        <w:fldChar w:fldCharType="end"/>
      </w:r>
    </w:p>
    <w:p w14:paraId="57AE70B2"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21" w:author="周建中" w:date="2017-05-08T15:55:00Z">
            <w:rPr>
              <w:rFonts w:asciiTheme="minorHAnsi" w:eastAsiaTheme="minorEastAsia" w:hAnsiTheme="minorHAnsi"/>
              <w:noProof/>
              <w:kern w:val="2"/>
              <w:sz w:val="21"/>
              <w:szCs w:val="22"/>
            </w:rPr>
          </w:rPrChange>
        </w:rPr>
        <w:pPrChange w:id="422" w:author="周建中" w:date="2017-05-08T15:56:00Z">
          <w:pPr>
            <w:pStyle w:val="20"/>
          </w:pPr>
        </w:pPrChange>
      </w:pPr>
      <w:r w:rsidRPr="003E2CBC">
        <w:rPr>
          <w:rStyle w:val="a5"/>
          <w:noProof/>
          <w:sz w:val="24"/>
          <w:szCs w:val="24"/>
          <w:rPrChange w:id="423" w:author="周建中" w:date="2017-05-08T15:55:00Z">
            <w:rPr/>
          </w:rPrChange>
        </w:rPr>
        <w:fldChar w:fldCharType="begin"/>
      </w:r>
      <w:r w:rsidRPr="003E2CBC">
        <w:rPr>
          <w:rStyle w:val="a5"/>
          <w:noProof/>
          <w:sz w:val="24"/>
          <w:szCs w:val="24"/>
          <w:rPrChange w:id="424" w:author="周建中" w:date="2017-05-08T15:55:00Z">
            <w:rPr/>
          </w:rPrChange>
        </w:rPr>
        <w:instrText xml:space="preserve"> HYPERLINK \l "_Toc482019026" </w:instrText>
      </w:r>
      <w:r w:rsidRPr="003E2CBC">
        <w:rPr>
          <w:rStyle w:val="a5"/>
          <w:noProof/>
          <w:sz w:val="24"/>
          <w:szCs w:val="24"/>
          <w:rPrChange w:id="425" w:author="周建中" w:date="2017-05-08T15:55:00Z">
            <w:rPr/>
          </w:rPrChange>
        </w:rPr>
        <w:fldChar w:fldCharType="separate"/>
      </w:r>
      <w:r w:rsidR="003A79DD" w:rsidRPr="003E2CBC">
        <w:rPr>
          <w:rStyle w:val="a5"/>
          <w:noProof/>
          <w:sz w:val="24"/>
          <w:szCs w:val="24"/>
          <w:rPrChange w:id="426" w:author="周建中" w:date="2017-05-08T15:55:00Z">
            <w:rPr>
              <w:rStyle w:val="a5"/>
              <w:noProof/>
            </w:rPr>
          </w:rPrChange>
        </w:rPr>
        <w:t xml:space="preserve">5.6 </w:t>
      </w:r>
      <w:r w:rsidR="003A79DD" w:rsidRPr="003E2CBC">
        <w:rPr>
          <w:rStyle w:val="a5"/>
          <w:rFonts w:hint="eastAsia"/>
          <w:noProof/>
          <w:sz w:val="24"/>
          <w:szCs w:val="24"/>
          <w:rPrChange w:id="427" w:author="周建中" w:date="2017-05-08T15:55:00Z">
            <w:rPr>
              <w:rStyle w:val="a5"/>
              <w:rFonts w:hint="eastAsia"/>
              <w:noProof/>
            </w:rPr>
          </w:rPrChange>
        </w:rPr>
        <w:t>是时候模块化了</w:t>
      </w:r>
      <w:r w:rsidR="003A79DD" w:rsidRPr="003E2CBC">
        <w:rPr>
          <w:rStyle w:val="a5"/>
          <w:noProof/>
          <w:webHidden/>
          <w:sz w:val="24"/>
          <w:szCs w:val="24"/>
          <w:rPrChange w:id="428" w:author="周建中" w:date="2017-05-08T15:55:00Z">
            <w:rPr>
              <w:noProof/>
              <w:webHidden/>
            </w:rPr>
          </w:rPrChange>
        </w:rPr>
        <w:tab/>
      </w:r>
      <w:r w:rsidR="003A79DD" w:rsidRPr="003E2CBC">
        <w:rPr>
          <w:rStyle w:val="a5"/>
          <w:noProof/>
          <w:webHidden/>
          <w:sz w:val="24"/>
          <w:szCs w:val="24"/>
          <w:rPrChange w:id="429" w:author="周建中" w:date="2017-05-08T15:55:00Z">
            <w:rPr>
              <w:noProof/>
              <w:webHidden/>
            </w:rPr>
          </w:rPrChange>
        </w:rPr>
        <w:fldChar w:fldCharType="begin"/>
      </w:r>
      <w:r w:rsidR="003A79DD" w:rsidRPr="003E2CBC">
        <w:rPr>
          <w:rStyle w:val="a5"/>
          <w:noProof/>
          <w:webHidden/>
          <w:sz w:val="24"/>
          <w:szCs w:val="24"/>
          <w:rPrChange w:id="430" w:author="周建中" w:date="2017-05-08T15:55:00Z">
            <w:rPr>
              <w:noProof/>
              <w:webHidden/>
            </w:rPr>
          </w:rPrChange>
        </w:rPr>
        <w:instrText xml:space="preserve"> PAGEREF _Toc482019026 \h </w:instrText>
      </w:r>
      <w:r w:rsidR="003A79DD" w:rsidRPr="003E2CBC">
        <w:rPr>
          <w:rStyle w:val="a5"/>
          <w:noProof/>
          <w:webHidden/>
          <w:sz w:val="24"/>
          <w:szCs w:val="24"/>
          <w:rPrChange w:id="431" w:author="周建中" w:date="2017-05-08T15:55:00Z">
            <w:rPr>
              <w:noProof/>
              <w:webHidden/>
            </w:rPr>
          </w:rPrChange>
        </w:rPr>
      </w:r>
      <w:r w:rsidR="003A79DD" w:rsidRPr="003E2CBC">
        <w:rPr>
          <w:rStyle w:val="a5"/>
          <w:noProof/>
          <w:webHidden/>
          <w:sz w:val="24"/>
          <w:szCs w:val="24"/>
          <w:rPrChange w:id="432" w:author="周建中" w:date="2017-05-08T15:55:00Z">
            <w:rPr>
              <w:noProof/>
              <w:webHidden/>
            </w:rPr>
          </w:rPrChange>
        </w:rPr>
        <w:fldChar w:fldCharType="separate"/>
      </w:r>
      <w:r w:rsidR="003A79DD" w:rsidRPr="003E2CBC">
        <w:rPr>
          <w:rStyle w:val="a5"/>
          <w:noProof/>
          <w:webHidden/>
          <w:sz w:val="24"/>
          <w:szCs w:val="24"/>
          <w:rPrChange w:id="433" w:author="周建中" w:date="2017-05-08T15:55:00Z">
            <w:rPr>
              <w:noProof/>
              <w:webHidden/>
            </w:rPr>
          </w:rPrChange>
        </w:rPr>
        <w:t>56</w:t>
      </w:r>
      <w:r w:rsidR="003A79DD" w:rsidRPr="003E2CBC">
        <w:rPr>
          <w:rStyle w:val="a5"/>
          <w:noProof/>
          <w:webHidden/>
          <w:sz w:val="24"/>
          <w:szCs w:val="24"/>
          <w:rPrChange w:id="434" w:author="周建中" w:date="2017-05-08T15:55:00Z">
            <w:rPr>
              <w:noProof/>
              <w:webHidden/>
            </w:rPr>
          </w:rPrChange>
        </w:rPr>
        <w:fldChar w:fldCharType="end"/>
      </w:r>
      <w:r w:rsidRPr="003E2CBC">
        <w:rPr>
          <w:rStyle w:val="a5"/>
          <w:noProof/>
          <w:sz w:val="24"/>
          <w:szCs w:val="24"/>
          <w:rPrChange w:id="435" w:author="周建中" w:date="2017-05-08T15:55:00Z">
            <w:rPr>
              <w:noProof/>
            </w:rPr>
          </w:rPrChange>
        </w:rPr>
        <w:fldChar w:fldCharType="end"/>
      </w:r>
    </w:p>
    <w:p w14:paraId="5A264856"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36" w:author="周建中" w:date="2017-05-08T15:55:00Z">
            <w:rPr>
              <w:rFonts w:asciiTheme="minorHAnsi" w:eastAsiaTheme="minorEastAsia" w:hAnsiTheme="minorHAnsi"/>
              <w:noProof/>
              <w:kern w:val="2"/>
              <w:sz w:val="21"/>
              <w:szCs w:val="22"/>
            </w:rPr>
          </w:rPrChange>
        </w:rPr>
        <w:pPrChange w:id="437" w:author="周建中" w:date="2017-05-08T15:56:00Z">
          <w:pPr>
            <w:pStyle w:val="20"/>
          </w:pPr>
        </w:pPrChange>
      </w:pPr>
      <w:r w:rsidRPr="003E2CBC">
        <w:rPr>
          <w:rStyle w:val="a5"/>
          <w:noProof/>
          <w:sz w:val="24"/>
          <w:szCs w:val="24"/>
          <w:rPrChange w:id="438" w:author="周建中" w:date="2017-05-08T15:55:00Z">
            <w:rPr/>
          </w:rPrChange>
        </w:rPr>
        <w:fldChar w:fldCharType="begin"/>
      </w:r>
      <w:r w:rsidRPr="003E2CBC">
        <w:rPr>
          <w:rStyle w:val="a5"/>
          <w:noProof/>
          <w:sz w:val="24"/>
          <w:szCs w:val="24"/>
          <w:rPrChange w:id="439" w:author="周建中" w:date="2017-05-08T15:55:00Z">
            <w:rPr/>
          </w:rPrChange>
        </w:rPr>
        <w:instrText xml:space="preserve"> HYPERLINK \l "_Toc482019027" </w:instrText>
      </w:r>
      <w:r w:rsidRPr="003E2CBC">
        <w:rPr>
          <w:rStyle w:val="a5"/>
          <w:noProof/>
          <w:sz w:val="24"/>
          <w:szCs w:val="24"/>
          <w:rPrChange w:id="440" w:author="周建中" w:date="2017-05-08T15:55:00Z">
            <w:rPr/>
          </w:rPrChange>
        </w:rPr>
        <w:fldChar w:fldCharType="separate"/>
      </w:r>
      <w:r w:rsidR="003A79DD" w:rsidRPr="003E2CBC">
        <w:rPr>
          <w:rStyle w:val="a5"/>
          <w:noProof/>
          <w:sz w:val="24"/>
          <w:szCs w:val="24"/>
          <w:rPrChange w:id="441" w:author="周建中" w:date="2017-05-08T15:55:00Z">
            <w:rPr>
              <w:rStyle w:val="a5"/>
              <w:noProof/>
            </w:rPr>
          </w:rPrChange>
        </w:rPr>
        <w:t xml:space="preserve">5.7 </w:t>
      </w:r>
      <w:r w:rsidR="003A79DD" w:rsidRPr="003E2CBC">
        <w:rPr>
          <w:rStyle w:val="a5"/>
          <w:rFonts w:hint="eastAsia"/>
          <w:noProof/>
          <w:sz w:val="24"/>
          <w:szCs w:val="24"/>
          <w:rPrChange w:id="442" w:author="周建中" w:date="2017-05-08T15:55:00Z">
            <w:rPr>
              <w:rStyle w:val="a5"/>
              <w:rFonts w:hint="eastAsia"/>
              <w:noProof/>
            </w:rPr>
          </w:rPrChange>
        </w:rPr>
        <w:t>类层次结构</w:t>
      </w:r>
      <w:r w:rsidR="003A79DD" w:rsidRPr="003E2CBC">
        <w:rPr>
          <w:rStyle w:val="a5"/>
          <w:noProof/>
          <w:webHidden/>
          <w:sz w:val="24"/>
          <w:szCs w:val="24"/>
          <w:rPrChange w:id="443" w:author="周建中" w:date="2017-05-08T15:55:00Z">
            <w:rPr>
              <w:noProof/>
              <w:webHidden/>
            </w:rPr>
          </w:rPrChange>
        </w:rPr>
        <w:tab/>
      </w:r>
      <w:r w:rsidR="003A79DD" w:rsidRPr="003E2CBC">
        <w:rPr>
          <w:rStyle w:val="a5"/>
          <w:noProof/>
          <w:webHidden/>
          <w:sz w:val="24"/>
          <w:szCs w:val="24"/>
          <w:rPrChange w:id="444" w:author="周建中" w:date="2017-05-08T15:55:00Z">
            <w:rPr>
              <w:noProof/>
              <w:webHidden/>
            </w:rPr>
          </w:rPrChange>
        </w:rPr>
        <w:fldChar w:fldCharType="begin"/>
      </w:r>
      <w:r w:rsidR="003A79DD" w:rsidRPr="003E2CBC">
        <w:rPr>
          <w:rStyle w:val="a5"/>
          <w:noProof/>
          <w:webHidden/>
          <w:sz w:val="24"/>
          <w:szCs w:val="24"/>
          <w:rPrChange w:id="445" w:author="周建中" w:date="2017-05-08T15:55:00Z">
            <w:rPr>
              <w:noProof/>
              <w:webHidden/>
            </w:rPr>
          </w:rPrChange>
        </w:rPr>
        <w:instrText xml:space="preserve"> PAGEREF _Toc482019027 \h </w:instrText>
      </w:r>
      <w:r w:rsidR="003A79DD" w:rsidRPr="003E2CBC">
        <w:rPr>
          <w:rStyle w:val="a5"/>
          <w:noProof/>
          <w:webHidden/>
          <w:sz w:val="24"/>
          <w:szCs w:val="24"/>
          <w:rPrChange w:id="446" w:author="周建中" w:date="2017-05-08T15:55:00Z">
            <w:rPr>
              <w:noProof/>
              <w:webHidden/>
            </w:rPr>
          </w:rPrChange>
        </w:rPr>
      </w:r>
      <w:r w:rsidR="003A79DD" w:rsidRPr="003E2CBC">
        <w:rPr>
          <w:rStyle w:val="a5"/>
          <w:noProof/>
          <w:webHidden/>
          <w:sz w:val="24"/>
          <w:szCs w:val="24"/>
          <w:rPrChange w:id="447" w:author="周建中" w:date="2017-05-08T15:55:00Z">
            <w:rPr>
              <w:noProof/>
              <w:webHidden/>
            </w:rPr>
          </w:rPrChange>
        </w:rPr>
        <w:fldChar w:fldCharType="separate"/>
      </w:r>
      <w:r w:rsidR="003A79DD" w:rsidRPr="003E2CBC">
        <w:rPr>
          <w:rStyle w:val="a5"/>
          <w:noProof/>
          <w:webHidden/>
          <w:sz w:val="24"/>
          <w:szCs w:val="24"/>
          <w:rPrChange w:id="448" w:author="周建中" w:date="2017-05-08T15:55:00Z">
            <w:rPr>
              <w:noProof/>
              <w:webHidden/>
            </w:rPr>
          </w:rPrChange>
        </w:rPr>
        <w:t>59</w:t>
      </w:r>
      <w:r w:rsidR="003A79DD" w:rsidRPr="003E2CBC">
        <w:rPr>
          <w:rStyle w:val="a5"/>
          <w:noProof/>
          <w:webHidden/>
          <w:sz w:val="24"/>
          <w:szCs w:val="24"/>
          <w:rPrChange w:id="449" w:author="周建中" w:date="2017-05-08T15:55:00Z">
            <w:rPr>
              <w:noProof/>
              <w:webHidden/>
            </w:rPr>
          </w:rPrChange>
        </w:rPr>
        <w:fldChar w:fldCharType="end"/>
      </w:r>
      <w:r w:rsidRPr="003E2CBC">
        <w:rPr>
          <w:rStyle w:val="a5"/>
          <w:noProof/>
          <w:sz w:val="24"/>
          <w:szCs w:val="24"/>
          <w:rPrChange w:id="450" w:author="周建中" w:date="2017-05-08T15:55:00Z">
            <w:rPr>
              <w:noProof/>
            </w:rPr>
          </w:rPrChange>
        </w:rPr>
        <w:fldChar w:fldCharType="end"/>
      </w:r>
    </w:p>
    <w:p w14:paraId="09B1E5C2"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51" w:author="周建中" w:date="2017-05-08T15:55:00Z">
            <w:rPr>
              <w:rFonts w:asciiTheme="minorHAnsi" w:eastAsiaTheme="minorEastAsia" w:hAnsiTheme="minorHAnsi"/>
              <w:noProof/>
              <w:kern w:val="2"/>
              <w:sz w:val="21"/>
              <w:szCs w:val="22"/>
            </w:rPr>
          </w:rPrChange>
        </w:rPr>
        <w:pPrChange w:id="452" w:author="周建中" w:date="2017-05-08T15:56:00Z">
          <w:pPr>
            <w:pStyle w:val="20"/>
          </w:pPr>
        </w:pPrChange>
      </w:pPr>
      <w:r w:rsidRPr="003E2CBC">
        <w:rPr>
          <w:rStyle w:val="a5"/>
          <w:noProof/>
          <w:sz w:val="24"/>
          <w:szCs w:val="24"/>
          <w:rPrChange w:id="453" w:author="周建中" w:date="2017-05-08T15:55:00Z">
            <w:rPr/>
          </w:rPrChange>
        </w:rPr>
        <w:fldChar w:fldCharType="begin"/>
      </w:r>
      <w:r w:rsidRPr="003E2CBC">
        <w:rPr>
          <w:rStyle w:val="a5"/>
          <w:noProof/>
          <w:sz w:val="24"/>
          <w:szCs w:val="24"/>
          <w:rPrChange w:id="454" w:author="周建中" w:date="2017-05-08T15:55:00Z">
            <w:rPr/>
          </w:rPrChange>
        </w:rPr>
        <w:instrText xml:space="preserve"> HYPERLINK \l "_Toc482019028" </w:instrText>
      </w:r>
      <w:r w:rsidRPr="003E2CBC">
        <w:rPr>
          <w:rStyle w:val="a5"/>
          <w:noProof/>
          <w:sz w:val="24"/>
          <w:szCs w:val="24"/>
          <w:rPrChange w:id="455" w:author="周建中" w:date="2017-05-08T15:55:00Z">
            <w:rPr/>
          </w:rPrChange>
        </w:rPr>
        <w:fldChar w:fldCharType="separate"/>
      </w:r>
      <w:r w:rsidR="003A79DD" w:rsidRPr="003E2CBC">
        <w:rPr>
          <w:rStyle w:val="a5"/>
          <w:noProof/>
          <w:sz w:val="24"/>
          <w:szCs w:val="24"/>
          <w:rPrChange w:id="456" w:author="周建中" w:date="2017-05-08T15:55:00Z">
            <w:rPr>
              <w:rStyle w:val="a5"/>
              <w:noProof/>
            </w:rPr>
          </w:rPrChange>
        </w:rPr>
        <w:t xml:space="preserve">5.8 </w:t>
      </w:r>
      <w:r w:rsidR="003A79DD" w:rsidRPr="003E2CBC">
        <w:rPr>
          <w:rStyle w:val="a5"/>
          <w:rFonts w:hint="eastAsia"/>
          <w:noProof/>
          <w:sz w:val="24"/>
          <w:szCs w:val="24"/>
          <w:rPrChange w:id="457" w:author="周建中" w:date="2017-05-08T15:55:00Z">
            <w:rPr>
              <w:rStyle w:val="a5"/>
              <w:rFonts w:hint="eastAsia"/>
              <w:noProof/>
            </w:rPr>
          </w:rPrChange>
        </w:rPr>
        <w:t>仿真实例：</w:t>
      </w:r>
      <w:r w:rsidR="003A79DD" w:rsidRPr="003E2CBC">
        <w:rPr>
          <w:rStyle w:val="a5"/>
          <w:noProof/>
          <w:sz w:val="24"/>
          <w:szCs w:val="24"/>
          <w:rPrChange w:id="458" w:author="周建中" w:date="2017-05-08T15:55:00Z">
            <w:rPr>
              <w:rStyle w:val="a5"/>
              <w:noProof/>
            </w:rPr>
          </w:rPrChange>
        </w:rPr>
        <w:t>ExciterTest</w:t>
      </w:r>
      <w:r w:rsidR="003A79DD" w:rsidRPr="003E2CBC">
        <w:rPr>
          <w:rStyle w:val="a5"/>
          <w:noProof/>
          <w:webHidden/>
          <w:sz w:val="24"/>
          <w:szCs w:val="24"/>
          <w:rPrChange w:id="459" w:author="周建中" w:date="2017-05-08T15:55:00Z">
            <w:rPr>
              <w:noProof/>
              <w:webHidden/>
            </w:rPr>
          </w:rPrChange>
        </w:rPr>
        <w:tab/>
      </w:r>
      <w:r w:rsidR="003A79DD" w:rsidRPr="003E2CBC">
        <w:rPr>
          <w:rStyle w:val="a5"/>
          <w:noProof/>
          <w:webHidden/>
          <w:sz w:val="24"/>
          <w:szCs w:val="24"/>
          <w:rPrChange w:id="460" w:author="周建中" w:date="2017-05-08T15:55:00Z">
            <w:rPr>
              <w:noProof/>
              <w:webHidden/>
            </w:rPr>
          </w:rPrChange>
        </w:rPr>
        <w:fldChar w:fldCharType="begin"/>
      </w:r>
      <w:r w:rsidR="003A79DD" w:rsidRPr="003E2CBC">
        <w:rPr>
          <w:rStyle w:val="a5"/>
          <w:noProof/>
          <w:webHidden/>
          <w:sz w:val="24"/>
          <w:szCs w:val="24"/>
          <w:rPrChange w:id="461" w:author="周建中" w:date="2017-05-08T15:55:00Z">
            <w:rPr>
              <w:noProof/>
              <w:webHidden/>
            </w:rPr>
          </w:rPrChange>
        </w:rPr>
        <w:instrText xml:space="preserve"> PAGEREF _Toc482019028 \h </w:instrText>
      </w:r>
      <w:r w:rsidR="003A79DD" w:rsidRPr="003E2CBC">
        <w:rPr>
          <w:rStyle w:val="a5"/>
          <w:noProof/>
          <w:webHidden/>
          <w:sz w:val="24"/>
          <w:szCs w:val="24"/>
          <w:rPrChange w:id="462" w:author="周建中" w:date="2017-05-08T15:55:00Z">
            <w:rPr>
              <w:noProof/>
              <w:webHidden/>
            </w:rPr>
          </w:rPrChange>
        </w:rPr>
      </w:r>
      <w:r w:rsidR="003A79DD" w:rsidRPr="003E2CBC">
        <w:rPr>
          <w:rStyle w:val="a5"/>
          <w:noProof/>
          <w:webHidden/>
          <w:sz w:val="24"/>
          <w:szCs w:val="24"/>
          <w:rPrChange w:id="463" w:author="周建中" w:date="2017-05-08T15:55:00Z">
            <w:rPr>
              <w:noProof/>
              <w:webHidden/>
            </w:rPr>
          </w:rPrChange>
        </w:rPr>
        <w:fldChar w:fldCharType="separate"/>
      </w:r>
      <w:r w:rsidR="003A79DD" w:rsidRPr="003E2CBC">
        <w:rPr>
          <w:rStyle w:val="a5"/>
          <w:noProof/>
          <w:webHidden/>
          <w:sz w:val="24"/>
          <w:szCs w:val="24"/>
          <w:rPrChange w:id="464" w:author="周建中" w:date="2017-05-08T15:55:00Z">
            <w:rPr>
              <w:noProof/>
              <w:webHidden/>
            </w:rPr>
          </w:rPrChange>
        </w:rPr>
        <w:t>62</w:t>
      </w:r>
      <w:r w:rsidR="003A79DD" w:rsidRPr="003E2CBC">
        <w:rPr>
          <w:rStyle w:val="a5"/>
          <w:noProof/>
          <w:webHidden/>
          <w:sz w:val="24"/>
          <w:szCs w:val="24"/>
          <w:rPrChange w:id="465" w:author="周建中" w:date="2017-05-08T15:55:00Z">
            <w:rPr>
              <w:noProof/>
              <w:webHidden/>
            </w:rPr>
          </w:rPrChange>
        </w:rPr>
        <w:fldChar w:fldCharType="end"/>
      </w:r>
      <w:r w:rsidRPr="003E2CBC">
        <w:rPr>
          <w:rStyle w:val="a5"/>
          <w:noProof/>
          <w:sz w:val="24"/>
          <w:szCs w:val="24"/>
          <w:rPrChange w:id="466" w:author="周建中" w:date="2017-05-08T15:55:00Z">
            <w:rPr>
              <w:noProof/>
            </w:rPr>
          </w:rPrChange>
        </w:rPr>
        <w:fldChar w:fldCharType="end"/>
      </w:r>
    </w:p>
    <w:p w14:paraId="08C80724"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67" w:author="周建中" w:date="2017-05-08T15:55:00Z">
            <w:rPr>
              <w:rFonts w:asciiTheme="minorHAnsi" w:eastAsiaTheme="minorEastAsia" w:hAnsiTheme="minorHAnsi"/>
              <w:noProof/>
              <w:kern w:val="2"/>
              <w:sz w:val="21"/>
              <w:szCs w:val="22"/>
            </w:rPr>
          </w:rPrChange>
        </w:rPr>
        <w:pPrChange w:id="468" w:author="周建中" w:date="2017-05-08T15:56:00Z">
          <w:pPr>
            <w:pStyle w:val="20"/>
          </w:pPr>
        </w:pPrChange>
      </w:pPr>
      <w:r w:rsidRPr="003E2CBC">
        <w:rPr>
          <w:rStyle w:val="a5"/>
          <w:noProof/>
          <w:sz w:val="24"/>
          <w:szCs w:val="24"/>
          <w:rPrChange w:id="469" w:author="周建中" w:date="2017-05-08T15:55:00Z">
            <w:rPr/>
          </w:rPrChange>
        </w:rPr>
        <w:fldChar w:fldCharType="begin"/>
      </w:r>
      <w:r w:rsidRPr="003E2CBC">
        <w:rPr>
          <w:rStyle w:val="a5"/>
          <w:noProof/>
          <w:sz w:val="24"/>
          <w:szCs w:val="24"/>
          <w:rPrChange w:id="470" w:author="周建中" w:date="2017-05-08T15:55:00Z">
            <w:rPr/>
          </w:rPrChange>
        </w:rPr>
        <w:instrText xml:space="preserve"> HYPERLINK \l "_Toc482019029" </w:instrText>
      </w:r>
      <w:r w:rsidRPr="003E2CBC">
        <w:rPr>
          <w:rStyle w:val="a5"/>
          <w:noProof/>
          <w:sz w:val="24"/>
          <w:szCs w:val="24"/>
          <w:rPrChange w:id="471" w:author="周建中" w:date="2017-05-08T15:55:00Z">
            <w:rPr/>
          </w:rPrChange>
        </w:rPr>
        <w:fldChar w:fldCharType="separate"/>
      </w:r>
      <w:r w:rsidR="003A79DD" w:rsidRPr="003E2CBC">
        <w:rPr>
          <w:rStyle w:val="a5"/>
          <w:noProof/>
          <w:sz w:val="24"/>
          <w:szCs w:val="24"/>
          <w:rPrChange w:id="472" w:author="周建中" w:date="2017-05-08T15:55:00Z">
            <w:rPr>
              <w:rStyle w:val="a5"/>
              <w:noProof/>
            </w:rPr>
          </w:rPrChange>
        </w:rPr>
        <w:t xml:space="preserve">5.9 </w:t>
      </w:r>
      <w:r w:rsidR="003A79DD" w:rsidRPr="003E2CBC">
        <w:rPr>
          <w:rStyle w:val="a5"/>
          <w:rFonts w:hint="eastAsia"/>
          <w:noProof/>
          <w:sz w:val="24"/>
          <w:szCs w:val="24"/>
          <w:rPrChange w:id="473" w:author="周建中" w:date="2017-05-08T15:55:00Z">
            <w:rPr>
              <w:rStyle w:val="a5"/>
              <w:rFonts w:hint="eastAsia"/>
              <w:noProof/>
            </w:rPr>
          </w:rPrChange>
        </w:rPr>
        <w:t>程序的进一步分离</w:t>
      </w:r>
      <w:r w:rsidR="003A79DD" w:rsidRPr="003E2CBC">
        <w:rPr>
          <w:rStyle w:val="a5"/>
          <w:noProof/>
          <w:webHidden/>
          <w:sz w:val="24"/>
          <w:szCs w:val="24"/>
          <w:rPrChange w:id="474" w:author="周建中" w:date="2017-05-08T15:55:00Z">
            <w:rPr>
              <w:noProof/>
              <w:webHidden/>
            </w:rPr>
          </w:rPrChange>
        </w:rPr>
        <w:tab/>
      </w:r>
      <w:r w:rsidR="003A79DD" w:rsidRPr="003E2CBC">
        <w:rPr>
          <w:rStyle w:val="a5"/>
          <w:noProof/>
          <w:webHidden/>
          <w:sz w:val="24"/>
          <w:szCs w:val="24"/>
          <w:rPrChange w:id="475" w:author="周建中" w:date="2017-05-08T15:55:00Z">
            <w:rPr>
              <w:noProof/>
              <w:webHidden/>
            </w:rPr>
          </w:rPrChange>
        </w:rPr>
        <w:fldChar w:fldCharType="begin"/>
      </w:r>
      <w:r w:rsidR="003A79DD" w:rsidRPr="003E2CBC">
        <w:rPr>
          <w:rStyle w:val="a5"/>
          <w:noProof/>
          <w:webHidden/>
          <w:sz w:val="24"/>
          <w:szCs w:val="24"/>
          <w:rPrChange w:id="476" w:author="周建中" w:date="2017-05-08T15:55:00Z">
            <w:rPr>
              <w:noProof/>
              <w:webHidden/>
            </w:rPr>
          </w:rPrChange>
        </w:rPr>
        <w:instrText xml:space="preserve"> PAGEREF _Toc482019029 \h </w:instrText>
      </w:r>
      <w:r w:rsidR="003A79DD" w:rsidRPr="003E2CBC">
        <w:rPr>
          <w:rStyle w:val="a5"/>
          <w:noProof/>
          <w:webHidden/>
          <w:sz w:val="24"/>
          <w:szCs w:val="24"/>
          <w:rPrChange w:id="477" w:author="周建中" w:date="2017-05-08T15:55:00Z">
            <w:rPr>
              <w:noProof/>
              <w:webHidden/>
            </w:rPr>
          </w:rPrChange>
        </w:rPr>
      </w:r>
      <w:r w:rsidR="003A79DD" w:rsidRPr="003E2CBC">
        <w:rPr>
          <w:rStyle w:val="a5"/>
          <w:noProof/>
          <w:webHidden/>
          <w:sz w:val="24"/>
          <w:szCs w:val="24"/>
          <w:rPrChange w:id="478" w:author="周建中" w:date="2017-05-08T15:55:00Z">
            <w:rPr>
              <w:noProof/>
              <w:webHidden/>
            </w:rPr>
          </w:rPrChange>
        </w:rPr>
        <w:fldChar w:fldCharType="separate"/>
      </w:r>
      <w:r w:rsidR="003A79DD" w:rsidRPr="003E2CBC">
        <w:rPr>
          <w:rStyle w:val="a5"/>
          <w:noProof/>
          <w:webHidden/>
          <w:sz w:val="24"/>
          <w:szCs w:val="24"/>
          <w:rPrChange w:id="479" w:author="周建中" w:date="2017-05-08T15:55:00Z">
            <w:rPr>
              <w:noProof/>
              <w:webHidden/>
            </w:rPr>
          </w:rPrChange>
        </w:rPr>
        <w:t>65</w:t>
      </w:r>
      <w:r w:rsidR="003A79DD" w:rsidRPr="003E2CBC">
        <w:rPr>
          <w:rStyle w:val="a5"/>
          <w:noProof/>
          <w:webHidden/>
          <w:sz w:val="24"/>
          <w:szCs w:val="24"/>
          <w:rPrChange w:id="480" w:author="周建中" w:date="2017-05-08T15:55:00Z">
            <w:rPr>
              <w:noProof/>
              <w:webHidden/>
            </w:rPr>
          </w:rPrChange>
        </w:rPr>
        <w:fldChar w:fldCharType="end"/>
      </w:r>
      <w:r w:rsidRPr="003E2CBC">
        <w:rPr>
          <w:rStyle w:val="a5"/>
          <w:noProof/>
          <w:sz w:val="24"/>
          <w:szCs w:val="24"/>
          <w:rPrChange w:id="481" w:author="周建中" w:date="2017-05-08T15:55:00Z">
            <w:rPr>
              <w:noProof/>
            </w:rPr>
          </w:rPrChange>
        </w:rPr>
        <w:fldChar w:fldCharType="end"/>
      </w:r>
    </w:p>
    <w:p w14:paraId="7CC6A460"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82" w:author="周建中" w:date="2017-05-08T15:55:00Z">
            <w:rPr>
              <w:rFonts w:asciiTheme="minorHAnsi" w:eastAsiaTheme="minorEastAsia" w:hAnsiTheme="minorHAnsi"/>
              <w:noProof/>
              <w:kern w:val="2"/>
              <w:sz w:val="21"/>
              <w:szCs w:val="22"/>
            </w:rPr>
          </w:rPrChange>
        </w:rPr>
        <w:pPrChange w:id="483" w:author="周建中" w:date="2017-05-08T15:56:00Z">
          <w:pPr>
            <w:pStyle w:val="20"/>
          </w:pPr>
        </w:pPrChange>
      </w:pPr>
      <w:r w:rsidRPr="003E2CBC">
        <w:rPr>
          <w:rStyle w:val="a5"/>
          <w:noProof/>
          <w:sz w:val="24"/>
          <w:szCs w:val="24"/>
          <w:rPrChange w:id="484" w:author="周建中" w:date="2017-05-08T15:55:00Z">
            <w:rPr/>
          </w:rPrChange>
        </w:rPr>
        <w:fldChar w:fldCharType="begin"/>
      </w:r>
      <w:r w:rsidRPr="003E2CBC">
        <w:rPr>
          <w:rStyle w:val="a5"/>
          <w:noProof/>
          <w:sz w:val="24"/>
          <w:szCs w:val="24"/>
          <w:rPrChange w:id="485" w:author="周建中" w:date="2017-05-08T15:55:00Z">
            <w:rPr/>
          </w:rPrChange>
        </w:rPr>
        <w:instrText xml:space="preserve"> HYPERLINK \l "_Toc482019030" </w:instrText>
      </w:r>
      <w:r w:rsidRPr="003E2CBC">
        <w:rPr>
          <w:rStyle w:val="a5"/>
          <w:noProof/>
          <w:sz w:val="24"/>
          <w:szCs w:val="24"/>
          <w:rPrChange w:id="486" w:author="周建中" w:date="2017-05-08T15:55:00Z">
            <w:rPr/>
          </w:rPrChange>
        </w:rPr>
        <w:fldChar w:fldCharType="separate"/>
      </w:r>
      <w:r w:rsidR="003A79DD" w:rsidRPr="009174BD">
        <w:rPr>
          <w:rStyle w:val="a5"/>
          <w:noProof/>
          <w:sz w:val="24"/>
          <w:szCs w:val="24"/>
          <w:highlight w:val="yellow"/>
          <w:rPrChange w:id="487" w:author="周建中" w:date="2017-05-08T16:35:00Z">
            <w:rPr>
              <w:rStyle w:val="a5"/>
              <w:noProof/>
            </w:rPr>
          </w:rPrChange>
        </w:rPr>
        <w:t xml:space="preserve">5.10 </w:t>
      </w:r>
      <w:r w:rsidR="003A79DD" w:rsidRPr="009174BD">
        <w:rPr>
          <w:rStyle w:val="a5"/>
          <w:rFonts w:hint="eastAsia"/>
          <w:noProof/>
          <w:sz w:val="24"/>
          <w:szCs w:val="24"/>
          <w:highlight w:val="yellow"/>
          <w:rPrChange w:id="488" w:author="周建中" w:date="2017-05-08T16:35:00Z">
            <w:rPr>
              <w:rStyle w:val="a5"/>
              <w:rFonts w:hint="eastAsia"/>
              <w:noProof/>
            </w:rPr>
          </w:rPrChange>
        </w:rPr>
        <w:t>迭代的计算顺序</w:t>
      </w:r>
      <w:r w:rsidR="003A79DD" w:rsidRPr="003E2CBC">
        <w:rPr>
          <w:rStyle w:val="a5"/>
          <w:noProof/>
          <w:webHidden/>
          <w:sz w:val="24"/>
          <w:szCs w:val="24"/>
          <w:rPrChange w:id="489" w:author="周建中" w:date="2017-05-08T15:55:00Z">
            <w:rPr>
              <w:noProof/>
              <w:webHidden/>
            </w:rPr>
          </w:rPrChange>
        </w:rPr>
        <w:tab/>
      </w:r>
      <w:r w:rsidR="003A79DD" w:rsidRPr="003E2CBC">
        <w:rPr>
          <w:rStyle w:val="a5"/>
          <w:noProof/>
          <w:webHidden/>
          <w:sz w:val="24"/>
          <w:szCs w:val="24"/>
          <w:rPrChange w:id="490" w:author="周建中" w:date="2017-05-08T15:55:00Z">
            <w:rPr>
              <w:noProof/>
              <w:webHidden/>
            </w:rPr>
          </w:rPrChange>
        </w:rPr>
        <w:fldChar w:fldCharType="begin"/>
      </w:r>
      <w:r w:rsidR="003A79DD" w:rsidRPr="003E2CBC">
        <w:rPr>
          <w:rStyle w:val="a5"/>
          <w:noProof/>
          <w:webHidden/>
          <w:sz w:val="24"/>
          <w:szCs w:val="24"/>
          <w:rPrChange w:id="491" w:author="周建中" w:date="2017-05-08T15:55:00Z">
            <w:rPr>
              <w:noProof/>
              <w:webHidden/>
            </w:rPr>
          </w:rPrChange>
        </w:rPr>
        <w:instrText xml:space="preserve"> PAGEREF _Toc482019030 \h </w:instrText>
      </w:r>
      <w:r w:rsidR="003A79DD" w:rsidRPr="003E2CBC">
        <w:rPr>
          <w:rStyle w:val="a5"/>
          <w:noProof/>
          <w:webHidden/>
          <w:sz w:val="24"/>
          <w:szCs w:val="24"/>
          <w:rPrChange w:id="492" w:author="周建中" w:date="2017-05-08T15:55:00Z">
            <w:rPr>
              <w:noProof/>
              <w:webHidden/>
            </w:rPr>
          </w:rPrChange>
        </w:rPr>
      </w:r>
      <w:r w:rsidR="003A79DD" w:rsidRPr="003E2CBC">
        <w:rPr>
          <w:rStyle w:val="a5"/>
          <w:noProof/>
          <w:webHidden/>
          <w:sz w:val="24"/>
          <w:szCs w:val="24"/>
          <w:rPrChange w:id="493" w:author="周建中" w:date="2017-05-08T15:55:00Z">
            <w:rPr>
              <w:noProof/>
              <w:webHidden/>
            </w:rPr>
          </w:rPrChange>
        </w:rPr>
        <w:fldChar w:fldCharType="separate"/>
      </w:r>
      <w:r w:rsidR="003A79DD" w:rsidRPr="003E2CBC">
        <w:rPr>
          <w:rStyle w:val="a5"/>
          <w:noProof/>
          <w:webHidden/>
          <w:sz w:val="24"/>
          <w:szCs w:val="24"/>
          <w:rPrChange w:id="494" w:author="周建中" w:date="2017-05-08T15:55:00Z">
            <w:rPr>
              <w:noProof/>
              <w:webHidden/>
            </w:rPr>
          </w:rPrChange>
        </w:rPr>
        <w:t>69</w:t>
      </w:r>
      <w:r w:rsidR="003A79DD" w:rsidRPr="003E2CBC">
        <w:rPr>
          <w:rStyle w:val="a5"/>
          <w:noProof/>
          <w:webHidden/>
          <w:sz w:val="24"/>
          <w:szCs w:val="24"/>
          <w:rPrChange w:id="495" w:author="周建中" w:date="2017-05-08T15:55:00Z">
            <w:rPr>
              <w:noProof/>
              <w:webHidden/>
            </w:rPr>
          </w:rPrChange>
        </w:rPr>
        <w:fldChar w:fldCharType="end"/>
      </w:r>
      <w:r w:rsidRPr="003E2CBC">
        <w:rPr>
          <w:rStyle w:val="a5"/>
          <w:noProof/>
          <w:sz w:val="24"/>
          <w:szCs w:val="24"/>
          <w:rPrChange w:id="496" w:author="周建中" w:date="2017-05-08T15:55:00Z">
            <w:rPr>
              <w:noProof/>
            </w:rPr>
          </w:rPrChange>
        </w:rPr>
        <w:fldChar w:fldCharType="end"/>
      </w:r>
    </w:p>
    <w:p w14:paraId="6B9CEED5"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497" w:author="周建中" w:date="2017-05-08T15:55:00Z">
            <w:rPr>
              <w:rFonts w:asciiTheme="minorHAnsi" w:eastAsiaTheme="minorEastAsia" w:hAnsiTheme="minorHAnsi"/>
              <w:noProof/>
              <w:kern w:val="2"/>
              <w:sz w:val="21"/>
              <w:szCs w:val="22"/>
            </w:rPr>
          </w:rPrChange>
        </w:rPr>
        <w:pPrChange w:id="498" w:author="周建中" w:date="2017-05-08T15:56:00Z">
          <w:pPr>
            <w:pStyle w:val="20"/>
          </w:pPr>
        </w:pPrChange>
      </w:pPr>
      <w:r w:rsidRPr="003E2CBC">
        <w:rPr>
          <w:rStyle w:val="a5"/>
          <w:noProof/>
          <w:sz w:val="24"/>
          <w:szCs w:val="24"/>
          <w:rPrChange w:id="499" w:author="周建中" w:date="2017-05-08T15:55:00Z">
            <w:rPr/>
          </w:rPrChange>
        </w:rPr>
        <w:fldChar w:fldCharType="begin"/>
      </w:r>
      <w:r w:rsidRPr="003E2CBC">
        <w:rPr>
          <w:rStyle w:val="a5"/>
          <w:noProof/>
          <w:sz w:val="24"/>
          <w:szCs w:val="24"/>
          <w:rPrChange w:id="500" w:author="周建中" w:date="2017-05-08T15:55:00Z">
            <w:rPr/>
          </w:rPrChange>
        </w:rPr>
        <w:instrText xml:space="preserve"> HYPERLINK \l "_Toc482019031" </w:instrText>
      </w:r>
      <w:r w:rsidRPr="003E2CBC">
        <w:rPr>
          <w:rStyle w:val="a5"/>
          <w:noProof/>
          <w:sz w:val="24"/>
          <w:szCs w:val="24"/>
          <w:rPrChange w:id="501" w:author="周建中" w:date="2017-05-08T15:55:00Z">
            <w:rPr/>
          </w:rPrChange>
        </w:rPr>
        <w:fldChar w:fldCharType="separate"/>
      </w:r>
      <w:r w:rsidR="003A79DD" w:rsidRPr="003E2CBC">
        <w:rPr>
          <w:rStyle w:val="a5"/>
          <w:noProof/>
          <w:sz w:val="24"/>
          <w:szCs w:val="24"/>
          <w:rPrChange w:id="502" w:author="周建中" w:date="2017-05-08T15:55:00Z">
            <w:rPr>
              <w:rStyle w:val="a5"/>
              <w:noProof/>
            </w:rPr>
          </w:rPrChange>
        </w:rPr>
        <w:t xml:space="preserve">5.11 </w:t>
      </w:r>
      <w:r w:rsidR="003A79DD" w:rsidRPr="003E2CBC">
        <w:rPr>
          <w:rStyle w:val="a5"/>
          <w:rFonts w:hint="eastAsia"/>
          <w:noProof/>
          <w:sz w:val="24"/>
          <w:szCs w:val="24"/>
          <w:rPrChange w:id="503" w:author="周建中" w:date="2017-05-08T15:55:00Z">
            <w:rPr>
              <w:rStyle w:val="a5"/>
              <w:rFonts w:hint="eastAsia"/>
              <w:noProof/>
            </w:rPr>
          </w:rPrChange>
        </w:rPr>
        <w:t>本章小结</w:t>
      </w:r>
      <w:r w:rsidR="003A79DD" w:rsidRPr="003E2CBC">
        <w:rPr>
          <w:rStyle w:val="a5"/>
          <w:noProof/>
          <w:webHidden/>
          <w:sz w:val="24"/>
          <w:szCs w:val="24"/>
          <w:rPrChange w:id="504" w:author="周建中" w:date="2017-05-08T15:55:00Z">
            <w:rPr>
              <w:noProof/>
              <w:webHidden/>
            </w:rPr>
          </w:rPrChange>
        </w:rPr>
        <w:tab/>
      </w:r>
      <w:r w:rsidR="003A79DD" w:rsidRPr="003E2CBC">
        <w:rPr>
          <w:rStyle w:val="a5"/>
          <w:noProof/>
          <w:webHidden/>
          <w:sz w:val="24"/>
          <w:szCs w:val="24"/>
          <w:rPrChange w:id="505" w:author="周建中" w:date="2017-05-08T15:55:00Z">
            <w:rPr>
              <w:noProof/>
              <w:webHidden/>
            </w:rPr>
          </w:rPrChange>
        </w:rPr>
        <w:fldChar w:fldCharType="begin"/>
      </w:r>
      <w:r w:rsidR="003A79DD" w:rsidRPr="003E2CBC">
        <w:rPr>
          <w:rStyle w:val="a5"/>
          <w:noProof/>
          <w:webHidden/>
          <w:sz w:val="24"/>
          <w:szCs w:val="24"/>
          <w:rPrChange w:id="506" w:author="周建中" w:date="2017-05-08T15:55:00Z">
            <w:rPr>
              <w:noProof/>
              <w:webHidden/>
            </w:rPr>
          </w:rPrChange>
        </w:rPr>
        <w:instrText xml:space="preserve"> PAGEREF _Toc482019031 \h </w:instrText>
      </w:r>
      <w:r w:rsidR="003A79DD" w:rsidRPr="003E2CBC">
        <w:rPr>
          <w:rStyle w:val="a5"/>
          <w:noProof/>
          <w:webHidden/>
          <w:sz w:val="24"/>
          <w:szCs w:val="24"/>
          <w:rPrChange w:id="507" w:author="周建中" w:date="2017-05-08T15:55:00Z">
            <w:rPr>
              <w:noProof/>
              <w:webHidden/>
            </w:rPr>
          </w:rPrChange>
        </w:rPr>
      </w:r>
      <w:r w:rsidR="003A79DD" w:rsidRPr="003E2CBC">
        <w:rPr>
          <w:rStyle w:val="a5"/>
          <w:noProof/>
          <w:webHidden/>
          <w:sz w:val="24"/>
          <w:szCs w:val="24"/>
          <w:rPrChange w:id="508" w:author="周建中" w:date="2017-05-08T15:55:00Z">
            <w:rPr>
              <w:noProof/>
              <w:webHidden/>
            </w:rPr>
          </w:rPrChange>
        </w:rPr>
        <w:fldChar w:fldCharType="separate"/>
      </w:r>
      <w:r w:rsidR="003A79DD" w:rsidRPr="003E2CBC">
        <w:rPr>
          <w:rStyle w:val="a5"/>
          <w:noProof/>
          <w:webHidden/>
          <w:sz w:val="24"/>
          <w:szCs w:val="24"/>
          <w:rPrChange w:id="509" w:author="周建中" w:date="2017-05-08T15:55:00Z">
            <w:rPr>
              <w:noProof/>
              <w:webHidden/>
            </w:rPr>
          </w:rPrChange>
        </w:rPr>
        <w:t>70</w:t>
      </w:r>
      <w:r w:rsidR="003A79DD" w:rsidRPr="003E2CBC">
        <w:rPr>
          <w:rStyle w:val="a5"/>
          <w:noProof/>
          <w:webHidden/>
          <w:sz w:val="24"/>
          <w:szCs w:val="24"/>
          <w:rPrChange w:id="510" w:author="周建中" w:date="2017-05-08T15:55:00Z">
            <w:rPr>
              <w:noProof/>
              <w:webHidden/>
            </w:rPr>
          </w:rPrChange>
        </w:rPr>
        <w:fldChar w:fldCharType="end"/>
      </w:r>
      <w:r w:rsidRPr="003E2CBC">
        <w:rPr>
          <w:rStyle w:val="a5"/>
          <w:noProof/>
          <w:sz w:val="24"/>
          <w:szCs w:val="24"/>
          <w:rPrChange w:id="511" w:author="周建中" w:date="2017-05-08T15:55:00Z">
            <w:rPr>
              <w:noProof/>
            </w:rPr>
          </w:rPrChange>
        </w:rPr>
        <w:fldChar w:fldCharType="end"/>
      </w:r>
    </w:p>
    <w:p w14:paraId="7E835A3C"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32" w:history="1">
        <w:r w:rsidR="003A79DD" w:rsidRPr="008F136C">
          <w:rPr>
            <w:rStyle w:val="a5"/>
            <w:noProof/>
          </w:rPr>
          <w:t xml:space="preserve">6. </w:t>
        </w:r>
        <w:r w:rsidR="003A79DD" w:rsidRPr="008F136C">
          <w:rPr>
            <w:rStyle w:val="a5"/>
            <w:rFonts w:hint="eastAsia"/>
            <w:noProof/>
          </w:rPr>
          <w:t>仿真程序</w:t>
        </w:r>
        <w:r w:rsidR="003A79DD" w:rsidRPr="008F136C">
          <w:rPr>
            <w:rStyle w:val="a5"/>
            <w:noProof/>
          </w:rPr>
          <w:t>GUI</w:t>
        </w:r>
        <w:r w:rsidR="003A79DD" w:rsidRPr="008F136C">
          <w:rPr>
            <w:rStyle w:val="a5"/>
            <w:rFonts w:hint="eastAsia"/>
            <w:noProof/>
          </w:rPr>
          <w:t>开发简介</w:t>
        </w:r>
        <w:r w:rsidR="003A79DD">
          <w:rPr>
            <w:noProof/>
            <w:webHidden/>
          </w:rPr>
          <w:tab/>
        </w:r>
        <w:r w:rsidR="003A79DD">
          <w:rPr>
            <w:noProof/>
            <w:webHidden/>
          </w:rPr>
          <w:fldChar w:fldCharType="begin"/>
        </w:r>
        <w:r w:rsidR="003A79DD">
          <w:rPr>
            <w:noProof/>
            <w:webHidden/>
          </w:rPr>
          <w:instrText xml:space="preserve"> PAGEREF _Toc482019032 \h </w:instrText>
        </w:r>
        <w:r w:rsidR="003A79DD">
          <w:rPr>
            <w:noProof/>
            <w:webHidden/>
          </w:rPr>
        </w:r>
        <w:r w:rsidR="003A79DD">
          <w:rPr>
            <w:noProof/>
            <w:webHidden/>
          </w:rPr>
          <w:fldChar w:fldCharType="separate"/>
        </w:r>
        <w:r w:rsidR="003A79DD">
          <w:rPr>
            <w:noProof/>
            <w:webHidden/>
          </w:rPr>
          <w:t>71</w:t>
        </w:r>
        <w:r w:rsidR="003A79DD">
          <w:rPr>
            <w:noProof/>
            <w:webHidden/>
          </w:rPr>
          <w:fldChar w:fldCharType="end"/>
        </w:r>
      </w:hyperlink>
    </w:p>
    <w:p w14:paraId="1029AF8E"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512" w:author="周建中" w:date="2017-05-08T15:55:00Z">
            <w:rPr>
              <w:rFonts w:asciiTheme="minorHAnsi" w:eastAsiaTheme="minorEastAsia" w:hAnsiTheme="minorHAnsi"/>
              <w:noProof/>
              <w:kern w:val="2"/>
              <w:sz w:val="21"/>
              <w:szCs w:val="22"/>
            </w:rPr>
          </w:rPrChange>
        </w:rPr>
        <w:pPrChange w:id="513" w:author="周建中" w:date="2017-05-08T15:56:00Z">
          <w:pPr>
            <w:pStyle w:val="20"/>
          </w:pPr>
        </w:pPrChange>
      </w:pPr>
      <w:r w:rsidRPr="003E2CBC">
        <w:rPr>
          <w:rStyle w:val="a5"/>
          <w:noProof/>
          <w:sz w:val="24"/>
          <w:szCs w:val="24"/>
          <w:rPrChange w:id="514" w:author="周建中" w:date="2017-05-08T15:55:00Z">
            <w:rPr/>
          </w:rPrChange>
        </w:rPr>
        <w:fldChar w:fldCharType="begin"/>
      </w:r>
      <w:r w:rsidRPr="003E2CBC">
        <w:rPr>
          <w:rStyle w:val="a5"/>
          <w:noProof/>
          <w:sz w:val="24"/>
          <w:szCs w:val="24"/>
          <w:rPrChange w:id="515" w:author="周建中" w:date="2017-05-08T15:55:00Z">
            <w:rPr/>
          </w:rPrChange>
        </w:rPr>
        <w:instrText xml:space="preserve"> HYPERLINK \l "_Toc482019033" </w:instrText>
      </w:r>
      <w:r w:rsidRPr="003E2CBC">
        <w:rPr>
          <w:rStyle w:val="a5"/>
          <w:noProof/>
          <w:sz w:val="24"/>
          <w:szCs w:val="24"/>
          <w:rPrChange w:id="516" w:author="周建中" w:date="2017-05-08T15:55:00Z">
            <w:rPr/>
          </w:rPrChange>
        </w:rPr>
        <w:fldChar w:fldCharType="separate"/>
      </w:r>
      <w:r w:rsidR="003A79DD" w:rsidRPr="003E2CBC">
        <w:rPr>
          <w:rStyle w:val="a5"/>
          <w:noProof/>
          <w:sz w:val="24"/>
          <w:szCs w:val="24"/>
          <w:rPrChange w:id="517" w:author="周建中" w:date="2017-05-08T15:55:00Z">
            <w:rPr>
              <w:rStyle w:val="a5"/>
              <w:noProof/>
            </w:rPr>
          </w:rPrChange>
        </w:rPr>
        <w:t xml:space="preserve">6.1 </w:t>
      </w:r>
      <w:r w:rsidR="003A79DD" w:rsidRPr="003E2CBC">
        <w:rPr>
          <w:rStyle w:val="a5"/>
          <w:rFonts w:hint="eastAsia"/>
          <w:noProof/>
          <w:sz w:val="24"/>
          <w:szCs w:val="24"/>
          <w:rPrChange w:id="518" w:author="周建中" w:date="2017-05-08T15:55:00Z">
            <w:rPr>
              <w:rStyle w:val="a5"/>
              <w:rFonts w:hint="eastAsia"/>
              <w:noProof/>
            </w:rPr>
          </w:rPrChange>
        </w:rPr>
        <w:t>学习测试不可或缺</w:t>
      </w:r>
      <w:r w:rsidR="003A79DD" w:rsidRPr="003E2CBC">
        <w:rPr>
          <w:rStyle w:val="a5"/>
          <w:noProof/>
          <w:webHidden/>
          <w:sz w:val="24"/>
          <w:szCs w:val="24"/>
          <w:rPrChange w:id="519" w:author="周建中" w:date="2017-05-08T15:55:00Z">
            <w:rPr>
              <w:noProof/>
              <w:webHidden/>
            </w:rPr>
          </w:rPrChange>
        </w:rPr>
        <w:tab/>
      </w:r>
      <w:r w:rsidR="003A79DD" w:rsidRPr="003E2CBC">
        <w:rPr>
          <w:rStyle w:val="a5"/>
          <w:noProof/>
          <w:webHidden/>
          <w:sz w:val="24"/>
          <w:szCs w:val="24"/>
          <w:rPrChange w:id="520" w:author="周建中" w:date="2017-05-08T15:55:00Z">
            <w:rPr>
              <w:noProof/>
              <w:webHidden/>
            </w:rPr>
          </w:rPrChange>
        </w:rPr>
        <w:fldChar w:fldCharType="begin"/>
      </w:r>
      <w:r w:rsidR="003A79DD" w:rsidRPr="003E2CBC">
        <w:rPr>
          <w:rStyle w:val="a5"/>
          <w:noProof/>
          <w:webHidden/>
          <w:sz w:val="24"/>
          <w:szCs w:val="24"/>
          <w:rPrChange w:id="521" w:author="周建中" w:date="2017-05-08T15:55:00Z">
            <w:rPr>
              <w:noProof/>
              <w:webHidden/>
            </w:rPr>
          </w:rPrChange>
        </w:rPr>
        <w:instrText xml:space="preserve"> PAGEREF _Toc482019033 \h </w:instrText>
      </w:r>
      <w:r w:rsidR="003A79DD" w:rsidRPr="003E2CBC">
        <w:rPr>
          <w:rStyle w:val="a5"/>
          <w:noProof/>
          <w:webHidden/>
          <w:sz w:val="24"/>
          <w:szCs w:val="24"/>
          <w:rPrChange w:id="522" w:author="周建中" w:date="2017-05-08T15:55:00Z">
            <w:rPr>
              <w:noProof/>
              <w:webHidden/>
            </w:rPr>
          </w:rPrChange>
        </w:rPr>
      </w:r>
      <w:r w:rsidR="003A79DD" w:rsidRPr="003E2CBC">
        <w:rPr>
          <w:rStyle w:val="a5"/>
          <w:noProof/>
          <w:webHidden/>
          <w:sz w:val="24"/>
          <w:szCs w:val="24"/>
          <w:rPrChange w:id="523" w:author="周建中" w:date="2017-05-08T15:55:00Z">
            <w:rPr>
              <w:noProof/>
              <w:webHidden/>
            </w:rPr>
          </w:rPrChange>
        </w:rPr>
        <w:fldChar w:fldCharType="separate"/>
      </w:r>
      <w:r w:rsidR="003A79DD" w:rsidRPr="003E2CBC">
        <w:rPr>
          <w:rStyle w:val="a5"/>
          <w:noProof/>
          <w:webHidden/>
          <w:sz w:val="24"/>
          <w:szCs w:val="24"/>
          <w:rPrChange w:id="524" w:author="周建中" w:date="2017-05-08T15:55:00Z">
            <w:rPr>
              <w:noProof/>
              <w:webHidden/>
            </w:rPr>
          </w:rPrChange>
        </w:rPr>
        <w:t>72</w:t>
      </w:r>
      <w:r w:rsidR="003A79DD" w:rsidRPr="003E2CBC">
        <w:rPr>
          <w:rStyle w:val="a5"/>
          <w:noProof/>
          <w:webHidden/>
          <w:sz w:val="24"/>
          <w:szCs w:val="24"/>
          <w:rPrChange w:id="525" w:author="周建中" w:date="2017-05-08T15:55:00Z">
            <w:rPr>
              <w:noProof/>
              <w:webHidden/>
            </w:rPr>
          </w:rPrChange>
        </w:rPr>
        <w:fldChar w:fldCharType="end"/>
      </w:r>
      <w:r w:rsidRPr="003E2CBC">
        <w:rPr>
          <w:rStyle w:val="a5"/>
          <w:noProof/>
          <w:sz w:val="24"/>
          <w:szCs w:val="24"/>
          <w:rPrChange w:id="526" w:author="周建中" w:date="2017-05-08T15:55:00Z">
            <w:rPr>
              <w:noProof/>
            </w:rPr>
          </w:rPrChange>
        </w:rPr>
        <w:fldChar w:fldCharType="end"/>
      </w:r>
    </w:p>
    <w:p w14:paraId="2A408286"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527" w:author="周建中" w:date="2017-05-08T15:55:00Z">
            <w:rPr>
              <w:rFonts w:asciiTheme="minorHAnsi" w:eastAsiaTheme="minorEastAsia" w:hAnsiTheme="minorHAnsi"/>
              <w:noProof/>
              <w:kern w:val="2"/>
              <w:sz w:val="21"/>
              <w:szCs w:val="22"/>
            </w:rPr>
          </w:rPrChange>
        </w:rPr>
        <w:pPrChange w:id="528" w:author="周建中" w:date="2017-05-08T15:56:00Z">
          <w:pPr>
            <w:pStyle w:val="20"/>
          </w:pPr>
        </w:pPrChange>
      </w:pPr>
      <w:r w:rsidRPr="003E2CBC">
        <w:rPr>
          <w:rStyle w:val="a5"/>
          <w:noProof/>
          <w:sz w:val="24"/>
          <w:szCs w:val="24"/>
          <w:rPrChange w:id="529" w:author="周建中" w:date="2017-05-08T15:55:00Z">
            <w:rPr/>
          </w:rPrChange>
        </w:rPr>
        <w:fldChar w:fldCharType="begin"/>
      </w:r>
      <w:r w:rsidRPr="003E2CBC">
        <w:rPr>
          <w:rStyle w:val="a5"/>
          <w:noProof/>
          <w:sz w:val="24"/>
          <w:szCs w:val="24"/>
          <w:rPrChange w:id="530" w:author="周建中" w:date="2017-05-08T15:55:00Z">
            <w:rPr/>
          </w:rPrChange>
        </w:rPr>
        <w:instrText xml:space="preserve"> HYPERLINK \l "_Toc482019034" </w:instrText>
      </w:r>
      <w:r w:rsidRPr="003E2CBC">
        <w:rPr>
          <w:rStyle w:val="a5"/>
          <w:noProof/>
          <w:sz w:val="24"/>
          <w:szCs w:val="24"/>
          <w:rPrChange w:id="531" w:author="周建中" w:date="2017-05-08T15:55:00Z">
            <w:rPr/>
          </w:rPrChange>
        </w:rPr>
        <w:fldChar w:fldCharType="separate"/>
      </w:r>
      <w:r w:rsidR="003A79DD" w:rsidRPr="003E2CBC">
        <w:rPr>
          <w:rStyle w:val="a5"/>
          <w:noProof/>
          <w:sz w:val="24"/>
          <w:szCs w:val="24"/>
          <w:rPrChange w:id="532" w:author="周建中" w:date="2017-05-08T15:55:00Z">
            <w:rPr>
              <w:rStyle w:val="a5"/>
              <w:noProof/>
            </w:rPr>
          </w:rPrChange>
        </w:rPr>
        <w:t xml:space="preserve">6.2 </w:t>
      </w:r>
      <w:r w:rsidR="003A79DD" w:rsidRPr="003E2CBC">
        <w:rPr>
          <w:rStyle w:val="a5"/>
          <w:rFonts w:hint="eastAsia"/>
          <w:noProof/>
          <w:sz w:val="24"/>
          <w:szCs w:val="24"/>
          <w:rPrChange w:id="533" w:author="周建中" w:date="2017-05-08T15:55:00Z">
            <w:rPr>
              <w:rStyle w:val="a5"/>
              <w:rFonts w:hint="eastAsia"/>
              <w:noProof/>
            </w:rPr>
          </w:rPrChange>
        </w:rPr>
        <w:t>前端程序的基本结构</w:t>
      </w:r>
      <w:r w:rsidR="003A79DD" w:rsidRPr="003E2CBC">
        <w:rPr>
          <w:rStyle w:val="a5"/>
          <w:noProof/>
          <w:webHidden/>
          <w:sz w:val="24"/>
          <w:szCs w:val="24"/>
          <w:rPrChange w:id="534" w:author="周建中" w:date="2017-05-08T15:55:00Z">
            <w:rPr>
              <w:noProof/>
              <w:webHidden/>
            </w:rPr>
          </w:rPrChange>
        </w:rPr>
        <w:tab/>
      </w:r>
      <w:r w:rsidR="003A79DD" w:rsidRPr="003E2CBC">
        <w:rPr>
          <w:rStyle w:val="a5"/>
          <w:noProof/>
          <w:webHidden/>
          <w:sz w:val="24"/>
          <w:szCs w:val="24"/>
          <w:rPrChange w:id="535" w:author="周建中" w:date="2017-05-08T15:55:00Z">
            <w:rPr>
              <w:noProof/>
              <w:webHidden/>
            </w:rPr>
          </w:rPrChange>
        </w:rPr>
        <w:fldChar w:fldCharType="begin"/>
      </w:r>
      <w:r w:rsidR="003A79DD" w:rsidRPr="003E2CBC">
        <w:rPr>
          <w:rStyle w:val="a5"/>
          <w:noProof/>
          <w:webHidden/>
          <w:sz w:val="24"/>
          <w:szCs w:val="24"/>
          <w:rPrChange w:id="536" w:author="周建中" w:date="2017-05-08T15:55:00Z">
            <w:rPr>
              <w:noProof/>
              <w:webHidden/>
            </w:rPr>
          </w:rPrChange>
        </w:rPr>
        <w:instrText xml:space="preserve"> PAGEREF _Toc482019034 \h </w:instrText>
      </w:r>
      <w:r w:rsidR="003A79DD" w:rsidRPr="003E2CBC">
        <w:rPr>
          <w:rStyle w:val="a5"/>
          <w:noProof/>
          <w:webHidden/>
          <w:sz w:val="24"/>
          <w:szCs w:val="24"/>
          <w:rPrChange w:id="537" w:author="周建中" w:date="2017-05-08T15:55:00Z">
            <w:rPr>
              <w:noProof/>
              <w:webHidden/>
            </w:rPr>
          </w:rPrChange>
        </w:rPr>
      </w:r>
      <w:r w:rsidR="003A79DD" w:rsidRPr="003E2CBC">
        <w:rPr>
          <w:rStyle w:val="a5"/>
          <w:noProof/>
          <w:webHidden/>
          <w:sz w:val="24"/>
          <w:szCs w:val="24"/>
          <w:rPrChange w:id="538" w:author="周建中" w:date="2017-05-08T15:55:00Z">
            <w:rPr>
              <w:noProof/>
              <w:webHidden/>
            </w:rPr>
          </w:rPrChange>
        </w:rPr>
        <w:fldChar w:fldCharType="separate"/>
      </w:r>
      <w:r w:rsidR="003A79DD" w:rsidRPr="003E2CBC">
        <w:rPr>
          <w:rStyle w:val="a5"/>
          <w:noProof/>
          <w:webHidden/>
          <w:sz w:val="24"/>
          <w:szCs w:val="24"/>
          <w:rPrChange w:id="539" w:author="周建中" w:date="2017-05-08T15:55:00Z">
            <w:rPr>
              <w:noProof/>
              <w:webHidden/>
            </w:rPr>
          </w:rPrChange>
        </w:rPr>
        <w:t>73</w:t>
      </w:r>
      <w:r w:rsidR="003A79DD" w:rsidRPr="003E2CBC">
        <w:rPr>
          <w:rStyle w:val="a5"/>
          <w:noProof/>
          <w:webHidden/>
          <w:sz w:val="24"/>
          <w:szCs w:val="24"/>
          <w:rPrChange w:id="540" w:author="周建中" w:date="2017-05-08T15:55:00Z">
            <w:rPr>
              <w:noProof/>
              <w:webHidden/>
            </w:rPr>
          </w:rPrChange>
        </w:rPr>
        <w:fldChar w:fldCharType="end"/>
      </w:r>
      <w:r w:rsidRPr="003E2CBC">
        <w:rPr>
          <w:rStyle w:val="a5"/>
          <w:noProof/>
          <w:sz w:val="24"/>
          <w:szCs w:val="24"/>
          <w:rPrChange w:id="541" w:author="周建中" w:date="2017-05-08T15:55:00Z">
            <w:rPr>
              <w:noProof/>
            </w:rPr>
          </w:rPrChange>
        </w:rPr>
        <w:fldChar w:fldCharType="end"/>
      </w:r>
    </w:p>
    <w:p w14:paraId="07DC2167"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542" w:author="周建中" w:date="2017-05-08T15:55:00Z">
            <w:rPr>
              <w:rFonts w:asciiTheme="minorHAnsi" w:eastAsiaTheme="minorEastAsia" w:hAnsiTheme="minorHAnsi"/>
              <w:noProof/>
              <w:kern w:val="2"/>
              <w:sz w:val="21"/>
              <w:szCs w:val="22"/>
            </w:rPr>
          </w:rPrChange>
        </w:rPr>
        <w:pPrChange w:id="543" w:author="周建中" w:date="2017-05-08T15:56:00Z">
          <w:pPr>
            <w:pStyle w:val="20"/>
          </w:pPr>
        </w:pPrChange>
      </w:pPr>
      <w:r w:rsidRPr="003E2CBC">
        <w:rPr>
          <w:rStyle w:val="a5"/>
          <w:noProof/>
          <w:sz w:val="24"/>
          <w:szCs w:val="24"/>
          <w:rPrChange w:id="544" w:author="周建中" w:date="2017-05-08T15:55:00Z">
            <w:rPr/>
          </w:rPrChange>
        </w:rPr>
        <w:fldChar w:fldCharType="begin"/>
      </w:r>
      <w:r w:rsidRPr="003E2CBC">
        <w:rPr>
          <w:rStyle w:val="a5"/>
          <w:noProof/>
          <w:sz w:val="24"/>
          <w:szCs w:val="24"/>
          <w:rPrChange w:id="545" w:author="周建中" w:date="2017-05-08T15:55:00Z">
            <w:rPr/>
          </w:rPrChange>
        </w:rPr>
        <w:instrText xml:space="preserve"> HYPERLINK \l "_Toc482019035" </w:instrText>
      </w:r>
      <w:r w:rsidRPr="003E2CBC">
        <w:rPr>
          <w:rStyle w:val="a5"/>
          <w:noProof/>
          <w:sz w:val="24"/>
          <w:szCs w:val="24"/>
          <w:rPrChange w:id="546" w:author="周建中" w:date="2017-05-08T15:55:00Z">
            <w:rPr/>
          </w:rPrChange>
        </w:rPr>
        <w:fldChar w:fldCharType="separate"/>
      </w:r>
      <w:r w:rsidR="003A79DD" w:rsidRPr="003E2CBC">
        <w:rPr>
          <w:rStyle w:val="a5"/>
          <w:noProof/>
          <w:sz w:val="24"/>
          <w:szCs w:val="24"/>
          <w:rPrChange w:id="547" w:author="周建中" w:date="2017-05-08T15:55:00Z">
            <w:rPr>
              <w:rStyle w:val="a5"/>
              <w:noProof/>
            </w:rPr>
          </w:rPrChange>
        </w:rPr>
        <w:t xml:space="preserve">6.3 </w:t>
      </w:r>
      <w:r w:rsidR="003A79DD" w:rsidRPr="003E2CBC">
        <w:rPr>
          <w:rStyle w:val="a5"/>
          <w:rFonts w:hint="eastAsia"/>
          <w:noProof/>
          <w:sz w:val="24"/>
          <w:szCs w:val="24"/>
          <w:rPrChange w:id="548" w:author="周建中" w:date="2017-05-08T15:55:00Z">
            <w:rPr>
              <w:rStyle w:val="a5"/>
              <w:rFonts w:hint="eastAsia"/>
              <w:noProof/>
            </w:rPr>
          </w:rPrChange>
        </w:rPr>
        <w:t>程序的用户界面</w:t>
      </w:r>
      <w:r w:rsidR="003A79DD" w:rsidRPr="003E2CBC">
        <w:rPr>
          <w:rStyle w:val="a5"/>
          <w:noProof/>
          <w:webHidden/>
          <w:sz w:val="24"/>
          <w:szCs w:val="24"/>
          <w:rPrChange w:id="549" w:author="周建中" w:date="2017-05-08T15:55:00Z">
            <w:rPr>
              <w:noProof/>
              <w:webHidden/>
            </w:rPr>
          </w:rPrChange>
        </w:rPr>
        <w:tab/>
      </w:r>
      <w:r w:rsidR="003A79DD" w:rsidRPr="003E2CBC">
        <w:rPr>
          <w:rStyle w:val="a5"/>
          <w:noProof/>
          <w:webHidden/>
          <w:sz w:val="24"/>
          <w:szCs w:val="24"/>
          <w:rPrChange w:id="550" w:author="周建中" w:date="2017-05-08T15:55:00Z">
            <w:rPr>
              <w:noProof/>
              <w:webHidden/>
            </w:rPr>
          </w:rPrChange>
        </w:rPr>
        <w:fldChar w:fldCharType="begin"/>
      </w:r>
      <w:r w:rsidR="003A79DD" w:rsidRPr="003E2CBC">
        <w:rPr>
          <w:rStyle w:val="a5"/>
          <w:noProof/>
          <w:webHidden/>
          <w:sz w:val="24"/>
          <w:szCs w:val="24"/>
          <w:rPrChange w:id="551" w:author="周建中" w:date="2017-05-08T15:55:00Z">
            <w:rPr>
              <w:noProof/>
              <w:webHidden/>
            </w:rPr>
          </w:rPrChange>
        </w:rPr>
        <w:instrText xml:space="preserve"> PAGEREF _Toc482019035 \h </w:instrText>
      </w:r>
      <w:r w:rsidR="003A79DD" w:rsidRPr="003E2CBC">
        <w:rPr>
          <w:rStyle w:val="a5"/>
          <w:noProof/>
          <w:webHidden/>
          <w:sz w:val="24"/>
          <w:szCs w:val="24"/>
          <w:rPrChange w:id="552" w:author="周建中" w:date="2017-05-08T15:55:00Z">
            <w:rPr>
              <w:noProof/>
              <w:webHidden/>
            </w:rPr>
          </w:rPrChange>
        </w:rPr>
      </w:r>
      <w:r w:rsidR="003A79DD" w:rsidRPr="003E2CBC">
        <w:rPr>
          <w:rStyle w:val="a5"/>
          <w:noProof/>
          <w:webHidden/>
          <w:sz w:val="24"/>
          <w:szCs w:val="24"/>
          <w:rPrChange w:id="553" w:author="周建中" w:date="2017-05-08T15:55:00Z">
            <w:rPr>
              <w:noProof/>
              <w:webHidden/>
            </w:rPr>
          </w:rPrChange>
        </w:rPr>
        <w:fldChar w:fldCharType="separate"/>
      </w:r>
      <w:r w:rsidR="003A79DD" w:rsidRPr="003E2CBC">
        <w:rPr>
          <w:rStyle w:val="a5"/>
          <w:noProof/>
          <w:webHidden/>
          <w:sz w:val="24"/>
          <w:szCs w:val="24"/>
          <w:rPrChange w:id="554" w:author="周建中" w:date="2017-05-08T15:55:00Z">
            <w:rPr>
              <w:noProof/>
              <w:webHidden/>
            </w:rPr>
          </w:rPrChange>
        </w:rPr>
        <w:t>74</w:t>
      </w:r>
      <w:r w:rsidR="003A79DD" w:rsidRPr="003E2CBC">
        <w:rPr>
          <w:rStyle w:val="a5"/>
          <w:noProof/>
          <w:webHidden/>
          <w:sz w:val="24"/>
          <w:szCs w:val="24"/>
          <w:rPrChange w:id="555" w:author="周建中" w:date="2017-05-08T15:55:00Z">
            <w:rPr>
              <w:noProof/>
              <w:webHidden/>
            </w:rPr>
          </w:rPrChange>
        </w:rPr>
        <w:fldChar w:fldCharType="end"/>
      </w:r>
      <w:r w:rsidRPr="003E2CBC">
        <w:rPr>
          <w:rStyle w:val="a5"/>
          <w:noProof/>
          <w:sz w:val="24"/>
          <w:szCs w:val="24"/>
          <w:rPrChange w:id="556" w:author="周建中" w:date="2017-05-08T15:55:00Z">
            <w:rPr>
              <w:noProof/>
            </w:rPr>
          </w:rPrChange>
        </w:rPr>
        <w:fldChar w:fldCharType="end"/>
      </w:r>
    </w:p>
    <w:p w14:paraId="22FA3447"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557" w:author="周建中" w:date="2017-05-08T15:55:00Z">
            <w:rPr>
              <w:rFonts w:asciiTheme="minorHAnsi" w:eastAsiaTheme="minorEastAsia" w:hAnsiTheme="minorHAnsi"/>
              <w:noProof/>
              <w:kern w:val="2"/>
              <w:sz w:val="21"/>
              <w:szCs w:val="22"/>
            </w:rPr>
          </w:rPrChange>
        </w:rPr>
        <w:pPrChange w:id="558" w:author="周建中" w:date="2017-05-08T15:56:00Z">
          <w:pPr>
            <w:pStyle w:val="20"/>
          </w:pPr>
        </w:pPrChange>
      </w:pPr>
      <w:r w:rsidRPr="003E2CBC">
        <w:rPr>
          <w:rStyle w:val="a5"/>
          <w:noProof/>
          <w:sz w:val="24"/>
          <w:szCs w:val="24"/>
          <w:rPrChange w:id="559" w:author="周建中" w:date="2017-05-08T15:55:00Z">
            <w:rPr/>
          </w:rPrChange>
        </w:rPr>
        <w:fldChar w:fldCharType="begin"/>
      </w:r>
      <w:r w:rsidRPr="003E2CBC">
        <w:rPr>
          <w:rStyle w:val="a5"/>
          <w:noProof/>
          <w:sz w:val="24"/>
          <w:szCs w:val="24"/>
          <w:rPrChange w:id="560" w:author="周建中" w:date="2017-05-08T15:55:00Z">
            <w:rPr/>
          </w:rPrChange>
        </w:rPr>
        <w:instrText xml:space="preserve"> HYPERLINK \l "_Toc482019036" </w:instrText>
      </w:r>
      <w:r w:rsidRPr="003E2CBC">
        <w:rPr>
          <w:rStyle w:val="a5"/>
          <w:noProof/>
          <w:sz w:val="24"/>
          <w:szCs w:val="24"/>
          <w:rPrChange w:id="561" w:author="周建中" w:date="2017-05-08T15:55:00Z">
            <w:rPr/>
          </w:rPrChange>
        </w:rPr>
        <w:fldChar w:fldCharType="separate"/>
      </w:r>
      <w:r w:rsidR="003A79DD" w:rsidRPr="003E2CBC">
        <w:rPr>
          <w:rStyle w:val="a5"/>
          <w:noProof/>
          <w:sz w:val="24"/>
          <w:szCs w:val="24"/>
          <w:rPrChange w:id="562" w:author="周建中" w:date="2017-05-08T15:55:00Z">
            <w:rPr>
              <w:rStyle w:val="a5"/>
              <w:noProof/>
            </w:rPr>
          </w:rPrChange>
        </w:rPr>
        <w:t xml:space="preserve">6.4 </w:t>
      </w:r>
      <w:r w:rsidR="003A79DD" w:rsidRPr="003E2CBC">
        <w:rPr>
          <w:rStyle w:val="a5"/>
          <w:rFonts w:hint="eastAsia"/>
          <w:noProof/>
          <w:sz w:val="24"/>
          <w:szCs w:val="24"/>
          <w:rPrChange w:id="563" w:author="周建中" w:date="2017-05-08T15:55:00Z">
            <w:rPr>
              <w:rStyle w:val="a5"/>
              <w:rFonts w:hint="eastAsia"/>
              <w:noProof/>
            </w:rPr>
          </w:rPrChange>
        </w:rPr>
        <w:t>一次性脚本代码的使用</w:t>
      </w:r>
      <w:r w:rsidR="003A79DD" w:rsidRPr="003E2CBC">
        <w:rPr>
          <w:rStyle w:val="a5"/>
          <w:noProof/>
          <w:webHidden/>
          <w:sz w:val="24"/>
          <w:szCs w:val="24"/>
          <w:rPrChange w:id="564" w:author="周建中" w:date="2017-05-08T15:55:00Z">
            <w:rPr>
              <w:noProof/>
              <w:webHidden/>
            </w:rPr>
          </w:rPrChange>
        </w:rPr>
        <w:tab/>
      </w:r>
      <w:r w:rsidR="003A79DD" w:rsidRPr="003E2CBC">
        <w:rPr>
          <w:rStyle w:val="a5"/>
          <w:noProof/>
          <w:webHidden/>
          <w:sz w:val="24"/>
          <w:szCs w:val="24"/>
          <w:rPrChange w:id="565" w:author="周建中" w:date="2017-05-08T15:55:00Z">
            <w:rPr>
              <w:noProof/>
              <w:webHidden/>
            </w:rPr>
          </w:rPrChange>
        </w:rPr>
        <w:fldChar w:fldCharType="begin"/>
      </w:r>
      <w:r w:rsidR="003A79DD" w:rsidRPr="003E2CBC">
        <w:rPr>
          <w:rStyle w:val="a5"/>
          <w:noProof/>
          <w:webHidden/>
          <w:sz w:val="24"/>
          <w:szCs w:val="24"/>
          <w:rPrChange w:id="566" w:author="周建中" w:date="2017-05-08T15:55:00Z">
            <w:rPr>
              <w:noProof/>
              <w:webHidden/>
            </w:rPr>
          </w:rPrChange>
        </w:rPr>
        <w:instrText xml:space="preserve"> PAGEREF _Toc482019036 \h </w:instrText>
      </w:r>
      <w:r w:rsidR="003A79DD" w:rsidRPr="003E2CBC">
        <w:rPr>
          <w:rStyle w:val="a5"/>
          <w:noProof/>
          <w:webHidden/>
          <w:sz w:val="24"/>
          <w:szCs w:val="24"/>
          <w:rPrChange w:id="567" w:author="周建中" w:date="2017-05-08T15:55:00Z">
            <w:rPr>
              <w:noProof/>
              <w:webHidden/>
            </w:rPr>
          </w:rPrChange>
        </w:rPr>
      </w:r>
      <w:r w:rsidR="003A79DD" w:rsidRPr="003E2CBC">
        <w:rPr>
          <w:rStyle w:val="a5"/>
          <w:noProof/>
          <w:webHidden/>
          <w:sz w:val="24"/>
          <w:szCs w:val="24"/>
          <w:rPrChange w:id="568" w:author="周建中" w:date="2017-05-08T15:55:00Z">
            <w:rPr>
              <w:noProof/>
              <w:webHidden/>
            </w:rPr>
          </w:rPrChange>
        </w:rPr>
        <w:fldChar w:fldCharType="separate"/>
      </w:r>
      <w:r w:rsidR="003A79DD" w:rsidRPr="003E2CBC">
        <w:rPr>
          <w:rStyle w:val="a5"/>
          <w:noProof/>
          <w:webHidden/>
          <w:sz w:val="24"/>
          <w:szCs w:val="24"/>
          <w:rPrChange w:id="569" w:author="周建中" w:date="2017-05-08T15:55:00Z">
            <w:rPr>
              <w:noProof/>
              <w:webHidden/>
            </w:rPr>
          </w:rPrChange>
        </w:rPr>
        <w:t>76</w:t>
      </w:r>
      <w:r w:rsidR="003A79DD" w:rsidRPr="003E2CBC">
        <w:rPr>
          <w:rStyle w:val="a5"/>
          <w:noProof/>
          <w:webHidden/>
          <w:sz w:val="24"/>
          <w:szCs w:val="24"/>
          <w:rPrChange w:id="570" w:author="周建中" w:date="2017-05-08T15:55:00Z">
            <w:rPr>
              <w:noProof/>
              <w:webHidden/>
            </w:rPr>
          </w:rPrChange>
        </w:rPr>
        <w:fldChar w:fldCharType="end"/>
      </w:r>
      <w:r w:rsidRPr="003E2CBC">
        <w:rPr>
          <w:rStyle w:val="a5"/>
          <w:noProof/>
          <w:sz w:val="24"/>
          <w:szCs w:val="24"/>
          <w:rPrChange w:id="571" w:author="周建中" w:date="2017-05-08T15:55:00Z">
            <w:rPr>
              <w:noProof/>
            </w:rPr>
          </w:rPrChange>
        </w:rPr>
        <w:fldChar w:fldCharType="end"/>
      </w:r>
    </w:p>
    <w:p w14:paraId="73B442AF"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572" w:author="周建中" w:date="2017-05-08T15:55:00Z">
            <w:rPr>
              <w:rFonts w:asciiTheme="minorHAnsi" w:eastAsiaTheme="minorEastAsia" w:hAnsiTheme="minorHAnsi"/>
              <w:noProof/>
              <w:kern w:val="2"/>
              <w:sz w:val="21"/>
              <w:szCs w:val="22"/>
            </w:rPr>
          </w:rPrChange>
        </w:rPr>
        <w:pPrChange w:id="573" w:author="周建中" w:date="2017-05-08T15:56:00Z">
          <w:pPr>
            <w:pStyle w:val="20"/>
          </w:pPr>
        </w:pPrChange>
      </w:pPr>
      <w:r w:rsidRPr="003E2CBC">
        <w:rPr>
          <w:rStyle w:val="a5"/>
          <w:noProof/>
          <w:sz w:val="24"/>
          <w:szCs w:val="24"/>
          <w:rPrChange w:id="574" w:author="周建中" w:date="2017-05-08T15:55:00Z">
            <w:rPr/>
          </w:rPrChange>
        </w:rPr>
        <w:fldChar w:fldCharType="begin"/>
      </w:r>
      <w:r w:rsidRPr="003E2CBC">
        <w:rPr>
          <w:rStyle w:val="a5"/>
          <w:noProof/>
          <w:sz w:val="24"/>
          <w:szCs w:val="24"/>
          <w:rPrChange w:id="575" w:author="周建中" w:date="2017-05-08T15:55:00Z">
            <w:rPr/>
          </w:rPrChange>
        </w:rPr>
        <w:instrText xml:space="preserve"> HYPERLINK \l "_Toc482019037" </w:instrText>
      </w:r>
      <w:r w:rsidRPr="003E2CBC">
        <w:rPr>
          <w:rStyle w:val="a5"/>
          <w:noProof/>
          <w:sz w:val="24"/>
          <w:szCs w:val="24"/>
          <w:rPrChange w:id="576" w:author="周建中" w:date="2017-05-08T15:55:00Z">
            <w:rPr/>
          </w:rPrChange>
        </w:rPr>
        <w:fldChar w:fldCharType="separate"/>
      </w:r>
      <w:r w:rsidR="003A79DD" w:rsidRPr="003E2CBC">
        <w:rPr>
          <w:rStyle w:val="a5"/>
          <w:noProof/>
          <w:sz w:val="24"/>
          <w:szCs w:val="24"/>
          <w:rPrChange w:id="577" w:author="周建中" w:date="2017-05-08T15:55:00Z">
            <w:rPr>
              <w:rStyle w:val="a5"/>
              <w:noProof/>
            </w:rPr>
          </w:rPrChange>
        </w:rPr>
        <w:t xml:space="preserve">6.5 </w:t>
      </w:r>
      <w:r w:rsidR="003A79DD" w:rsidRPr="003E2CBC">
        <w:rPr>
          <w:rStyle w:val="a5"/>
          <w:rFonts w:hint="eastAsia"/>
          <w:noProof/>
          <w:sz w:val="24"/>
          <w:szCs w:val="24"/>
          <w:rPrChange w:id="578" w:author="周建中" w:date="2017-05-08T15:55:00Z">
            <w:rPr>
              <w:rStyle w:val="a5"/>
              <w:rFonts w:hint="eastAsia"/>
              <w:noProof/>
            </w:rPr>
          </w:rPrChange>
        </w:rPr>
        <w:t>对程序开发的思考</w:t>
      </w:r>
      <w:r w:rsidR="003A79DD" w:rsidRPr="003E2CBC">
        <w:rPr>
          <w:rStyle w:val="a5"/>
          <w:noProof/>
          <w:webHidden/>
          <w:sz w:val="24"/>
          <w:szCs w:val="24"/>
          <w:rPrChange w:id="579" w:author="周建中" w:date="2017-05-08T15:55:00Z">
            <w:rPr>
              <w:noProof/>
              <w:webHidden/>
            </w:rPr>
          </w:rPrChange>
        </w:rPr>
        <w:tab/>
      </w:r>
      <w:r w:rsidR="003A79DD" w:rsidRPr="003E2CBC">
        <w:rPr>
          <w:rStyle w:val="a5"/>
          <w:noProof/>
          <w:webHidden/>
          <w:sz w:val="24"/>
          <w:szCs w:val="24"/>
          <w:rPrChange w:id="580" w:author="周建中" w:date="2017-05-08T15:55:00Z">
            <w:rPr>
              <w:noProof/>
              <w:webHidden/>
            </w:rPr>
          </w:rPrChange>
        </w:rPr>
        <w:fldChar w:fldCharType="begin"/>
      </w:r>
      <w:r w:rsidR="003A79DD" w:rsidRPr="003E2CBC">
        <w:rPr>
          <w:rStyle w:val="a5"/>
          <w:noProof/>
          <w:webHidden/>
          <w:sz w:val="24"/>
          <w:szCs w:val="24"/>
          <w:rPrChange w:id="581" w:author="周建中" w:date="2017-05-08T15:55:00Z">
            <w:rPr>
              <w:noProof/>
              <w:webHidden/>
            </w:rPr>
          </w:rPrChange>
        </w:rPr>
        <w:instrText xml:space="preserve"> PAGEREF _Toc482019037 \h </w:instrText>
      </w:r>
      <w:r w:rsidR="003A79DD" w:rsidRPr="003E2CBC">
        <w:rPr>
          <w:rStyle w:val="a5"/>
          <w:noProof/>
          <w:webHidden/>
          <w:sz w:val="24"/>
          <w:szCs w:val="24"/>
          <w:rPrChange w:id="582" w:author="周建中" w:date="2017-05-08T15:55:00Z">
            <w:rPr>
              <w:noProof/>
              <w:webHidden/>
            </w:rPr>
          </w:rPrChange>
        </w:rPr>
      </w:r>
      <w:r w:rsidR="003A79DD" w:rsidRPr="003E2CBC">
        <w:rPr>
          <w:rStyle w:val="a5"/>
          <w:noProof/>
          <w:webHidden/>
          <w:sz w:val="24"/>
          <w:szCs w:val="24"/>
          <w:rPrChange w:id="583" w:author="周建中" w:date="2017-05-08T15:55:00Z">
            <w:rPr>
              <w:noProof/>
              <w:webHidden/>
            </w:rPr>
          </w:rPrChange>
        </w:rPr>
        <w:fldChar w:fldCharType="separate"/>
      </w:r>
      <w:r w:rsidR="003A79DD" w:rsidRPr="003E2CBC">
        <w:rPr>
          <w:rStyle w:val="a5"/>
          <w:noProof/>
          <w:webHidden/>
          <w:sz w:val="24"/>
          <w:szCs w:val="24"/>
          <w:rPrChange w:id="584" w:author="周建中" w:date="2017-05-08T15:55:00Z">
            <w:rPr>
              <w:noProof/>
              <w:webHidden/>
            </w:rPr>
          </w:rPrChange>
        </w:rPr>
        <w:t>78</w:t>
      </w:r>
      <w:r w:rsidR="003A79DD" w:rsidRPr="003E2CBC">
        <w:rPr>
          <w:rStyle w:val="a5"/>
          <w:noProof/>
          <w:webHidden/>
          <w:sz w:val="24"/>
          <w:szCs w:val="24"/>
          <w:rPrChange w:id="585" w:author="周建中" w:date="2017-05-08T15:55:00Z">
            <w:rPr>
              <w:noProof/>
              <w:webHidden/>
            </w:rPr>
          </w:rPrChange>
        </w:rPr>
        <w:fldChar w:fldCharType="end"/>
      </w:r>
      <w:r w:rsidRPr="003E2CBC">
        <w:rPr>
          <w:rStyle w:val="a5"/>
          <w:noProof/>
          <w:sz w:val="24"/>
          <w:szCs w:val="24"/>
          <w:rPrChange w:id="586" w:author="周建中" w:date="2017-05-08T15:55:00Z">
            <w:rPr>
              <w:noProof/>
            </w:rPr>
          </w:rPrChange>
        </w:rPr>
        <w:fldChar w:fldCharType="end"/>
      </w:r>
    </w:p>
    <w:p w14:paraId="656F2AEF"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587" w:author="周建中" w:date="2017-05-08T15:55:00Z">
            <w:rPr>
              <w:rFonts w:asciiTheme="minorHAnsi" w:eastAsiaTheme="minorEastAsia" w:hAnsiTheme="minorHAnsi"/>
              <w:noProof/>
              <w:kern w:val="2"/>
              <w:sz w:val="21"/>
              <w:szCs w:val="22"/>
            </w:rPr>
          </w:rPrChange>
        </w:rPr>
        <w:pPrChange w:id="588" w:author="周建中" w:date="2017-05-08T15:56:00Z">
          <w:pPr>
            <w:pStyle w:val="20"/>
          </w:pPr>
        </w:pPrChange>
      </w:pPr>
      <w:r w:rsidRPr="003E2CBC">
        <w:rPr>
          <w:rStyle w:val="a5"/>
          <w:noProof/>
          <w:sz w:val="24"/>
          <w:szCs w:val="24"/>
          <w:rPrChange w:id="589" w:author="周建中" w:date="2017-05-08T15:55:00Z">
            <w:rPr/>
          </w:rPrChange>
        </w:rPr>
        <w:fldChar w:fldCharType="begin"/>
      </w:r>
      <w:r w:rsidRPr="003E2CBC">
        <w:rPr>
          <w:rStyle w:val="a5"/>
          <w:noProof/>
          <w:sz w:val="24"/>
          <w:szCs w:val="24"/>
          <w:rPrChange w:id="590" w:author="周建中" w:date="2017-05-08T15:55:00Z">
            <w:rPr/>
          </w:rPrChange>
        </w:rPr>
        <w:instrText xml:space="preserve"> HYPERLINK \l "_Toc482019038" </w:instrText>
      </w:r>
      <w:r w:rsidRPr="003E2CBC">
        <w:rPr>
          <w:rStyle w:val="a5"/>
          <w:noProof/>
          <w:sz w:val="24"/>
          <w:szCs w:val="24"/>
          <w:rPrChange w:id="591" w:author="周建中" w:date="2017-05-08T15:55:00Z">
            <w:rPr/>
          </w:rPrChange>
        </w:rPr>
        <w:fldChar w:fldCharType="separate"/>
      </w:r>
      <w:r w:rsidR="003A79DD" w:rsidRPr="003E2CBC">
        <w:rPr>
          <w:rStyle w:val="a5"/>
          <w:noProof/>
          <w:sz w:val="24"/>
          <w:szCs w:val="24"/>
          <w:rPrChange w:id="592" w:author="周建中" w:date="2017-05-08T15:55:00Z">
            <w:rPr>
              <w:rStyle w:val="a5"/>
              <w:noProof/>
            </w:rPr>
          </w:rPrChange>
        </w:rPr>
        <w:t xml:space="preserve">6.6 </w:t>
      </w:r>
      <w:r w:rsidR="003A79DD" w:rsidRPr="003E2CBC">
        <w:rPr>
          <w:rStyle w:val="a5"/>
          <w:rFonts w:hint="eastAsia"/>
          <w:noProof/>
          <w:sz w:val="24"/>
          <w:szCs w:val="24"/>
          <w:rPrChange w:id="593" w:author="周建中" w:date="2017-05-08T15:55:00Z">
            <w:rPr>
              <w:rStyle w:val="a5"/>
              <w:rFonts w:hint="eastAsia"/>
              <w:noProof/>
            </w:rPr>
          </w:rPrChange>
        </w:rPr>
        <w:t>本章小结</w:t>
      </w:r>
      <w:r w:rsidR="003A79DD" w:rsidRPr="003E2CBC">
        <w:rPr>
          <w:rStyle w:val="a5"/>
          <w:noProof/>
          <w:webHidden/>
          <w:sz w:val="24"/>
          <w:szCs w:val="24"/>
          <w:rPrChange w:id="594" w:author="周建中" w:date="2017-05-08T15:55:00Z">
            <w:rPr>
              <w:noProof/>
              <w:webHidden/>
            </w:rPr>
          </w:rPrChange>
        </w:rPr>
        <w:tab/>
      </w:r>
      <w:r w:rsidR="003A79DD" w:rsidRPr="003E2CBC">
        <w:rPr>
          <w:rStyle w:val="a5"/>
          <w:noProof/>
          <w:webHidden/>
          <w:sz w:val="24"/>
          <w:szCs w:val="24"/>
          <w:rPrChange w:id="595" w:author="周建中" w:date="2017-05-08T15:55:00Z">
            <w:rPr>
              <w:noProof/>
              <w:webHidden/>
            </w:rPr>
          </w:rPrChange>
        </w:rPr>
        <w:fldChar w:fldCharType="begin"/>
      </w:r>
      <w:r w:rsidR="003A79DD" w:rsidRPr="003E2CBC">
        <w:rPr>
          <w:rStyle w:val="a5"/>
          <w:noProof/>
          <w:webHidden/>
          <w:sz w:val="24"/>
          <w:szCs w:val="24"/>
          <w:rPrChange w:id="596" w:author="周建中" w:date="2017-05-08T15:55:00Z">
            <w:rPr>
              <w:noProof/>
              <w:webHidden/>
            </w:rPr>
          </w:rPrChange>
        </w:rPr>
        <w:instrText xml:space="preserve"> PAGEREF _Toc482019038 \h </w:instrText>
      </w:r>
      <w:r w:rsidR="003A79DD" w:rsidRPr="003E2CBC">
        <w:rPr>
          <w:rStyle w:val="a5"/>
          <w:noProof/>
          <w:webHidden/>
          <w:sz w:val="24"/>
          <w:szCs w:val="24"/>
          <w:rPrChange w:id="597" w:author="周建中" w:date="2017-05-08T15:55:00Z">
            <w:rPr>
              <w:noProof/>
              <w:webHidden/>
            </w:rPr>
          </w:rPrChange>
        </w:rPr>
      </w:r>
      <w:r w:rsidR="003A79DD" w:rsidRPr="003E2CBC">
        <w:rPr>
          <w:rStyle w:val="a5"/>
          <w:noProof/>
          <w:webHidden/>
          <w:sz w:val="24"/>
          <w:szCs w:val="24"/>
          <w:rPrChange w:id="598" w:author="周建中" w:date="2017-05-08T15:55:00Z">
            <w:rPr>
              <w:noProof/>
              <w:webHidden/>
            </w:rPr>
          </w:rPrChange>
        </w:rPr>
        <w:fldChar w:fldCharType="separate"/>
      </w:r>
      <w:r w:rsidR="003A79DD" w:rsidRPr="003E2CBC">
        <w:rPr>
          <w:rStyle w:val="a5"/>
          <w:noProof/>
          <w:webHidden/>
          <w:sz w:val="24"/>
          <w:szCs w:val="24"/>
          <w:rPrChange w:id="599" w:author="周建中" w:date="2017-05-08T15:55:00Z">
            <w:rPr>
              <w:noProof/>
              <w:webHidden/>
            </w:rPr>
          </w:rPrChange>
        </w:rPr>
        <w:t>79</w:t>
      </w:r>
      <w:r w:rsidR="003A79DD" w:rsidRPr="003E2CBC">
        <w:rPr>
          <w:rStyle w:val="a5"/>
          <w:noProof/>
          <w:webHidden/>
          <w:sz w:val="24"/>
          <w:szCs w:val="24"/>
          <w:rPrChange w:id="600" w:author="周建中" w:date="2017-05-08T15:55:00Z">
            <w:rPr>
              <w:noProof/>
              <w:webHidden/>
            </w:rPr>
          </w:rPrChange>
        </w:rPr>
        <w:fldChar w:fldCharType="end"/>
      </w:r>
      <w:r w:rsidRPr="003E2CBC">
        <w:rPr>
          <w:rStyle w:val="a5"/>
          <w:noProof/>
          <w:sz w:val="24"/>
          <w:szCs w:val="24"/>
          <w:rPrChange w:id="601" w:author="周建中" w:date="2017-05-08T15:55:00Z">
            <w:rPr>
              <w:noProof/>
            </w:rPr>
          </w:rPrChange>
        </w:rPr>
        <w:fldChar w:fldCharType="end"/>
      </w:r>
    </w:p>
    <w:p w14:paraId="74CEFA4C"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39" w:history="1">
        <w:r w:rsidR="003A79DD" w:rsidRPr="008F136C">
          <w:rPr>
            <w:rStyle w:val="a5"/>
            <w:noProof/>
          </w:rPr>
          <w:t xml:space="preserve">7. </w:t>
        </w:r>
        <w:r w:rsidR="003A79DD" w:rsidRPr="008F136C">
          <w:rPr>
            <w:rStyle w:val="a5"/>
            <w:rFonts w:hint="eastAsia"/>
            <w:noProof/>
          </w:rPr>
          <w:t>仿真程序的应用</w:t>
        </w:r>
        <w:r w:rsidR="003A79DD">
          <w:rPr>
            <w:noProof/>
            <w:webHidden/>
          </w:rPr>
          <w:tab/>
        </w:r>
        <w:r w:rsidR="003A79DD">
          <w:rPr>
            <w:noProof/>
            <w:webHidden/>
          </w:rPr>
          <w:fldChar w:fldCharType="begin"/>
        </w:r>
        <w:r w:rsidR="003A79DD">
          <w:rPr>
            <w:noProof/>
            <w:webHidden/>
          </w:rPr>
          <w:instrText xml:space="preserve"> PAGEREF _Toc482019039 \h </w:instrText>
        </w:r>
        <w:r w:rsidR="003A79DD">
          <w:rPr>
            <w:noProof/>
            <w:webHidden/>
          </w:rPr>
        </w:r>
        <w:r w:rsidR="003A79DD">
          <w:rPr>
            <w:noProof/>
            <w:webHidden/>
          </w:rPr>
          <w:fldChar w:fldCharType="separate"/>
        </w:r>
        <w:r w:rsidR="003A79DD">
          <w:rPr>
            <w:noProof/>
            <w:webHidden/>
          </w:rPr>
          <w:t>80</w:t>
        </w:r>
        <w:r w:rsidR="003A79DD">
          <w:rPr>
            <w:noProof/>
            <w:webHidden/>
          </w:rPr>
          <w:fldChar w:fldCharType="end"/>
        </w:r>
      </w:hyperlink>
    </w:p>
    <w:p w14:paraId="43652FE4"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602" w:author="周建中" w:date="2017-05-08T15:55:00Z">
            <w:rPr>
              <w:rFonts w:asciiTheme="minorHAnsi" w:eastAsiaTheme="minorEastAsia" w:hAnsiTheme="minorHAnsi"/>
              <w:noProof/>
              <w:kern w:val="2"/>
              <w:sz w:val="21"/>
              <w:szCs w:val="22"/>
            </w:rPr>
          </w:rPrChange>
        </w:rPr>
        <w:pPrChange w:id="603" w:author="周建中" w:date="2017-05-08T15:56:00Z">
          <w:pPr>
            <w:pStyle w:val="20"/>
          </w:pPr>
        </w:pPrChange>
      </w:pPr>
      <w:r w:rsidRPr="003E2CBC">
        <w:rPr>
          <w:rStyle w:val="a5"/>
          <w:noProof/>
          <w:sz w:val="24"/>
          <w:szCs w:val="24"/>
          <w:rPrChange w:id="604" w:author="周建中" w:date="2017-05-08T15:55:00Z">
            <w:rPr/>
          </w:rPrChange>
        </w:rPr>
        <w:fldChar w:fldCharType="begin"/>
      </w:r>
      <w:r w:rsidRPr="003E2CBC">
        <w:rPr>
          <w:rStyle w:val="a5"/>
          <w:noProof/>
          <w:sz w:val="24"/>
          <w:szCs w:val="24"/>
          <w:rPrChange w:id="605" w:author="周建中" w:date="2017-05-08T15:55:00Z">
            <w:rPr/>
          </w:rPrChange>
        </w:rPr>
        <w:instrText xml:space="preserve"> HYPERLINK \l "_Toc482019040" </w:instrText>
      </w:r>
      <w:r w:rsidRPr="003E2CBC">
        <w:rPr>
          <w:rStyle w:val="a5"/>
          <w:noProof/>
          <w:sz w:val="24"/>
          <w:szCs w:val="24"/>
          <w:rPrChange w:id="606" w:author="周建中" w:date="2017-05-08T15:55:00Z">
            <w:rPr/>
          </w:rPrChange>
        </w:rPr>
        <w:fldChar w:fldCharType="separate"/>
      </w:r>
      <w:r w:rsidR="003A79DD" w:rsidRPr="003E2CBC">
        <w:rPr>
          <w:rStyle w:val="a5"/>
          <w:noProof/>
          <w:sz w:val="24"/>
          <w:szCs w:val="24"/>
          <w:rPrChange w:id="607" w:author="周建中" w:date="2017-05-08T15:55:00Z">
            <w:rPr>
              <w:rStyle w:val="a5"/>
              <w:noProof/>
            </w:rPr>
          </w:rPrChange>
        </w:rPr>
        <w:t>7.1</w:t>
      </w:r>
      <w:r w:rsidR="003A79DD" w:rsidRPr="003E2CBC">
        <w:rPr>
          <w:rStyle w:val="a5"/>
          <w:rFonts w:hint="eastAsia"/>
          <w:noProof/>
          <w:sz w:val="24"/>
          <w:szCs w:val="24"/>
          <w:rPrChange w:id="608" w:author="周建中" w:date="2017-05-08T15:55:00Z">
            <w:rPr>
              <w:rStyle w:val="a5"/>
              <w:rFonts w:hint="eastAsia"/>
              <w:noProof/>
            </w:rPr>
          </w:rPrChange>
        </w:rPr>
        <w:t>仿真软件的拓展</w:t>
      </w:r>
      <w:r w:rsidR="003A79DD" w:rsidRPr="003E2CBC">
        <w:rPr>
          <w:rStyle w:val="a5"/>
          <w:noProof/>
          <w:webHidden/>
          <w:sz w:val="24"/>
          <w:szCs w:val="24"/>
          <w:rPrChange w:id="609" w:author="周建中" w:date="2017-05-08T15:55:00Z">
            <w:rPr>
              <w:noProof/>
              <w:webHidden/>
            </w:rPr>
          </w:rPrChange>
        </w:rPr>
        <w:tab/>
      </w:r>
      <w:r w:rsidR="003A79DD" w:rsidRPr="003E2CBC">
        <w:rPr>
          <w:rStyle w:val="a5"/>
          <w:noProof/>
          <w:webHidden/>
          <w:sz w:val="24"/>
          <w:szCs w:val="24"/>
          <w:rPrChange w:id="610" w:author="周建中" w:date="2017-05-08T15:55:00Z">
            <w:rPr>
              <w:noProof/>
              <w:webHidden/>
            </w:rPr>
          </w:rPrChange>
        </w:rPr>
        <w:fldChar w:fldCharType="begin"/>
      </w:r>
      <w:r w:rsidR="003A79DD" w:rsidRPr="003E2CBC">
        <w:rPr>
          <w:rStyle w:val="a5"/>
          <w:noProof/>
          <w:webHidden/>
          <w:sz w:val="24"/>
          <w:szCs w:val="24"/>
          <w:rPrChange w:id="611" w:author="周建中" w:date="2017-05-08T15:55:00Z">
            <w:rPr>
              <w:noProof/>
              <w:webHidden/>
            </w:rPr>
          </w:rPrChange>
        </w:rPr>
        <w:instrText xml:space="preserve"> PAGEREF _Toc482019040 \h </w:instrText>
      </w:r>
      <w:r w:rsidR="003A79DD" w:rsidRPr="003E2CBC">
        <w:rPr>
          <w:rStyle w:val="a5"/>
          <w:noProof/>
          <w:webHidden/>
          <w:sz w:val="24"/>
          <w:szCs w:val="24"/>
          <w:rPrChange w:id="612" w:author="周建中" w:date="2017-05-08T15:55:00Z">
            <w:rPr>
              <w:noProof/>
              <w:webHidden/>
            </w:rPr>
          </w:rPrChange>
        </w:rPr>
      </w:r>
      <w:r w:rsidR="003A79DD" w:rsidRPr="003E2CBC">
        <w:rPr>
          <w:rStyle w:val="a5"/>
          <w:noProof/>
          <w:webHidden/>
          <w:sz w:val="24"/>
          <w:szCs w:val="24"/>
          <w:rPrChange w:id="613" w:author="周建中" w:date="2017-05-08T15:55:00Z">
            <w:rPr>
              <w:noProof/>
              <w:webHidden/>
            </w:rPr>
          </w:rPrChange>
        </w:rPr>
        <w:fldChar w:fldCharType="separate"/>
      </w:r>
      <w:r w:rsidR="003A79DD" w:rsidRPr="003E2CBC">
        <w:rPr>
          <w:rStyle w:val="a5"/>
          <w:noProof/>
          <w:webHidden/>
          <w:sz w:val="24"/>
          <w:szCs w:val="24"/>
          <w:rPrChange w:id="614" w:author="周建中" w:date="2017-05-08T15:55:00Z">
            <w:rPr>
              <w:noProof/>
              <w:webHidden/>
            </w:rPr>
          </w:rPrChange>
        </w:rPr>
        <w:t>80</w:t>
      </w:r>
      <w:r w:rsidR="003A79DD" w:rsidRPr="003E2CBC">
        <w:rPr>
          <w:rStyle w:val="a5"/>
          <w:noProof/>
          <w:webHidden/>
          <w:sz w:val="24"/>
          <w:szCs w:val="24"/>
          <w:rPrChange w:id="615" w:author="周建中" w:date="2017-05-08T15:55:00Z">
            <w:rPr>
              <w:noProof/>
              <w:webHidden/>
            </w:rPr>
          </w:rPrChange>
        </w:rPr>
        <w:fldChar w:fldCharType="end"/>
      </w:r>
      <w:r w:rsidRPr="003E2CBC">
        <w:rPr>
          <w:rStyle w:val="a5"/>
          <w:noProof/>
          <w:sz w:val="24"/>
          <w:szCs w:val="24"/>
          <w:rPrChange w:id="616" w:author="周建中" w:date="2017-05-08T15:55:00Z">
            <w:rPr>
              <w:noProof/>
            </w:rPr>
          </w:rPrChange>
        </w:rPr>
        <w:fldChar w:fldCharType="end"/>
      </w:r>
    </w:p>
    <w:p w14:paraId="1BEB2874"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617" w:author="周建中" w:date="2017-05-08T15:55:00Z">
            <w:rPr>
              <w:rFonts w:asciiTheme="minorHAnsi" w:eastAsiaTheme="minorEastAsia" w:hAnsiTheme="minorHAnsi"/>
              <w:noProof/>
              <w:kern w:val="2"/>
              <w:sz w:val="21"/>
              <w:szCs w:val="22"/>
            </w:rPr>
          </w:rPrChange>
        </w:rPr>
        <w:pPrChange w:id="618" w:author="周建中" w:date="2017-05-08T15:56:00Z">
          <w:pPr>
            <w:pStyle w:val="20"/>
          </w:pPr>
        </w:pPrChange>
      </w:pPr>
      <w:r w:rsidRPr="003E2CBC">
        <w:rPr>
          <w:rStyle w:val="a5"/>
          <w:noProof/>
          <w:sz w:val="24"/>
          <w:szCs w:val="24"/>
          <w:rPrChange w:id="619" w:author="周建中" w:date="2017-05-08T15:55:00Z">
            <w:rPr/>
          </w:rPrChange>
        </w:rPr>
        <w:fldChar w:fldCharType="begin"/>
      </w:r>
      <w:r w:rsidRPr="003E2CBC">
        <w:rPr>
          <w:rStyle w:val="a5"/>
          <w:noProof/>
          <w:sz w:val="24"/>
          <w:szCs w:val="24"/>
          <w:rPrChange w:id="620" w:author="周建中" w:date="2017-05-08T15:55:00Z">
            <w:rPr/>
          </w:rPrChange>
        </w:rPr>
        <w:instrText xml:space="preserve"> HYPERLINK \l "_Toc482019041" </w:instrText>
      </w:r>
      <w:r w:rsidRPr="003E2CBC">
        <w:rPr>
          <w:rStyle w:val="a5"/>
          <w:noProof/>
          <w:sz w:val="24"/>
          <w:szCs w:val="24"/>
          <w:rPrChange w:id="621" w:author="周建中" w:date="2017-05-08T15:55:00Z">
            <w:rPr/>
          </w:rPrChange>
        </w:rPr>
        <w:fldChar w:fldCharType="separate"/>
      </w:r>
      <w:r w:rsidR="003A79DD" w:rsidRPr="003E2CBC">
        <w:rPr>
          <w:rStyle w:val="a5"/>
          <w:noProof/>
          <w:sz w:val="24"/>
          <w:szCs w:val="24"/>
          <w:rPrChange w:id="622" w:author="周建中" w:date="2017-05-08T15:55:00Z">
            <w:rPr>
              <w:rStyle w:val="a5"/>
              <w:noProof/>
            </w:rPr>
          </w:rPrChange>
        </w:rPr>
        <w:t xml:space="preserve">7.2 </w:t>
      </w:r>
      <w:r w:rsidR="003A79DD" w:rsidRPr="003E2CBC">
        <w:rPr>
          <w:rStyle w:val="a5"/>
          <w:rFonts w:hint="eastAsia"/>
          <w:noProof/>
          <w:sz w:val="24"/>
          <w:szCs w:val="24"/>
          <w:rPrChange w:id="623" w:author="周建中" w:date="2017-05-08T15:55:00Z">
            <w:rPr>
              <w:rStyle w:val="a5"/>
              <w:rFonts w:hint="eastAsia"/>
              <w:noProof/>
            </w:rPr>
          </w:rPrChange>
        </w:rPr>
        <w:t>调速系统暂态仿真</w:t>
      </w:r>
      <w:r w:rsidR="003A79DD" w:rsidRPr="003E2CBC">
        <w:rPr>
          <w:rStyle w:val="a5"/>
          <w:noProof/>
          <w:webHidden/>
          <w:sz w:val="24"/>
          <w:szCs w:val="24"/>
          <w:rPrChange w:id="624" w:author="周建中" w:date="2017-05-08T15:55:00Z">
            <w:rPr>
              <w:noProof/>
              <w:webHidden/>
            </w:rPr>
          </w:rPrChange>
        </w:rPr>
        <w:tab/>
      </w:r>
      <w:r w:rsidR="003A79DD" w:rsidRPr="003E2CBC">
        <w:rPr>
          <w:rStyle w:val="a5"/>
          <w:noProof/>
          <w:webHidden/>
          <w:sz w:val="24"/>
          <w:szCs w:val="24"/>
          <w:rPrChange w:id="625" w:author="周建中" w:date="2017-05-08T15:55:00Z">
            <w:rPr>
              <w:noProof/>
              <w:webHidden/>
            </w:rPr>
          </w:rPrChange>
        </w:rPr>
        <w:fldChar w:fldCharType="begin"/>
      </w:r>
      <w:r w:rsidR="003A79DD" w:rsidRPr="003E2CBC">
        <w:rPr>
          <w:rStyle w:val="a5"/>
          <w:noProof/>
          <w:webHidden/>
          <w:sz w:val="24"/>
          <w:szCs w:val="24"/>
          <w:rPrChange w:id="626" w:author="周建中" w:date="2017-05-08T15:55:00Z">
            <w:rPr>
              <w:noProof/>
              <w:webHidden/>
            </w:rPr>
          </w:rPrChange>
        </w:rPr>
        <w:instrText xml:space="preserve"> PAGEREF _Toc482019041 \h </w:instrText>
      </w:r>
      <w:r w:rsidR="003A79DD" w:rsidRPr="003E2CBC">
        <w:rPr>
          <w:rStyle w:val="a5"/>
          <w:noProof/>
          <w:webHidden/>
          <w:sz w:val="24"/>
          <w:szCs w:val="24"/>
          <w:rPrChange w:id="627" w:author="周建中" w:date="2017-05-08T15:55:00Z">
            <w:rPr>
              <w:noProof/>
              <w:webHidden/>
            </w:rPr>
          </w:rPrChange>
        </w:rPr>
      </w:r>
      <w:r w:rsidR="003A79DD" w:rsidRPr="003E2CBC">
        <w:rPr>
          <w:rStyle w:val="a5"/>
          <w:noProof/>
          <w:webHidden/>
          <w:sz w:val="24"/>
          <w:szCs w:val="24"/>
          <w:rPrChange w:id="628" w:author="周建中" w:date="2017-05-08T15:55:00Z">
            <w:rPr>
              <w:noProof/>
              <w:webHidden/>
            </w:rPr>
          </w:rPrChange>
        </w:rPr>
        <w:fldChar w:fldCharType="separate"/>
      </w:r>
      <w:r w:rsidR="003A79DD" w:rsidRPr="003E2CBC">
        <w:rPr>
          <w:rStyle w:val="a5"/>
          <w:noProof/>
          <w:webHidden/>
          <w:sz w:val="24"/>
          <w:szCs w:val="24"/>
          <w:rPrChange w:id="629" w:author="周建中" w:date="2017-05-08T15:55:00Z">
            <w:rPr>
              <w:noProof/>
              <w:webHidden/>
            </w:rPr>
          </w:rPrChange>
        </w:rPr>
        <w:t>82</w:t>
      </w:r>
      <w:r w:rsidR="003A79DD" w:rsidRPr="003E2CBC">
        <w:rPr>
          <w:rStyle w:val="a5"/>
          <w:noProof/>
          <w:webHidden/>
          <w:sz w:val="24"/>
          <w:szCs w:val="24"/>
          <w:rPrChange w:id="630" w:author="周建中" w:date="2017-05-08T15:55:00Z">
            <w:rPr>
              <w:noProof/>
              <w:webHidden/>
            </w:rPr>
          </w:rPrChange>
        </w:rPr>
        <w:fldChar w:fldCharType="end"/>
      </w:r>
      <w:r w:rsidRPr="003E2CBC">
        <w:rPr>
          <w:rStyle w:val="a5"/>
          <w:noProof/>
          <w:sz w:val="24"/>
          <w:szCs w:val="24"/>
          <w:rPrChange w:id="631" w:author="周建中" w:date="2017-05-08T15:55:00Z">
            <w:rPr>
              <w:noProof/>
            </w:rPr>
          </w:rPrChange>
        </w:rPr>
        <w:fldChar w:fldCharType="end"/>
      </w:r>
    </w:p>
    <w:p w14:paraId="277BAFD3" w14:textId="77777777" w:rsidR="003A79DD" w:rsidRPr="003E2CBC" w:rsidRDefault="00943940" w:rsidP="003E2CBC">
      <w:pPr>
        <w:pStyle w:val="20"/>
        <w:tabs>
          <w:tab w:val="clear" w:pos="8297"/>
          <w:tab w:val="right" w:leader="dot" w:pos="8647"/>
        </w:tabs>
        <w:ind w:firstLineChars="30" w:firstLine="72"/>
        <w:rPr>
          <w:rStyle w:val="a5"/>
          <w:noProof/>
          <w:sz w:val="24"/>
          <w:szCs w:val="24"/>
          <w:rPrChange w:id="632" w:author="周建中" w:date="2017-05-08T15:55:00Z">
            <w:rPr>
              <w:rFonts w:asciiTheme="minorHAnsi" w:eastAsiaTheme="minorEastAsia" w:hAnsiTheme="minorHAnsi"/>
              <w:noProof/>
              <w:kern w:val="2"/>
              <w:sz w:val="21"/>
              <w:szCs w:val="22"/>
            </w:rPr>
          </w:rPrChange>
        </w:rPr>
        <w:pPrChange w:id="633" w:author="周建中" w:date="2017-05-08T15:56:00Z">
          <w:pPr>
            <w:pStyle w:val="20"/>
          </w:pPr>
        </w:pPrChange>
      </w:pPr>
      <w:r w:rsidRPr="003E2CBC">
        <w:rPr>
          <w:rStyle w:val="a5"/>
          <w:noProof/>
          <w:sz w:val="24"/>
          <w:szCs w:val="24"/>
          <w:rPrChange w:id="634" w:author="周建中" w:date="2017-05-08T15:55:00Z">
            <w:rPr/>
          </w:rPrChange>
        </w:rPr>
        <w:fldChar w:fldCharType="begin"/>
      </w:r>
      <w:r w:rsidRPr="003E2CBC">
        <w:rPr>
          <w:rStyle w:val="a5"/>
          <w:noProof/>
          <w:sz w:val="24"/>
          <w:szCs w:val="24"/>
          <w:rPrChange w:id="635" w:author="周建中" w:date="2017-05-08T15:55:00Z">
            <w:rPr/>
          </w:rPrChange>
        </w:rPr>
        <w:instrText xml:space="preserve"> HYPERLINK \l "_Toc482019042" </w:instrText>
      </w:r>
      <w:r w:rsidRPr="003E2CBC">
        <w:rPr>
          <w:rStyle w:val="a5"/>
          <w:noProof/>
          <w:sz w:val="24"/>
          <w:szCs w:val="24"/>
          <w:rPrChange w:id="636" w:author="周建中" w:date="2017-05-08T15:55:00Z">
            <w:rPr/>
          </w:rPrChange>
        </w:rPr>
        <w:fldChar w:fldCharType="separate"/>
      </w:r>
      <w:r w:rsidR="003A79DD" w:rsidRPr="003E2CBC">
        <w:rPr>
          <w:rStyle w:val="a5"/>
          <w:noProof/>
          <w:sz w:val="24"/>
          <w:szCs w:val="24"/>
          <w:rPrChange w:id="637" w:author="周建中" w:date="2017-05-08T15:55:00Z">
            <w:rPr>
              <w:rStyle w:val="a5"/>
              <w:noProof/>
            </w:rPr>
          </w:rPrChange>
        </w:rPr>
        <w:t xml:space="preserve">7.3 </w:t>
      </w:r>
      <w:r w:rsidR="003A79DD" w:rsidRPr="003E2CBC">
        <w:rPr>
          <w:rStyle w:val="a5"/>
          <w:rFonts w:hint="eastAsia"/>
          <w:noProof/>
          <w:sz w:val="24"/>
          <w:szCs w:val="24"/>
          <w:rPrChange w:id="638" w:author="周建中" w:date="2017-05-08T15:55:00Z">
            <w:rPr>
              <w:rStyle w:val="a5"/>
              <w:rFonts w:hint="eastAsia"/>
              <w:noProof/>
            </w:rPr>
          </w:rPrChange>
        </w:rPr>
        <w:t>调速系统参数辨识</w:t>
      </w:r>
      <w:r w:rsidR="003A79DD" w:rsidRPr="003E2CBC">
        <w:rPr>
          <w:rStyle w:val="a5"/>
          <w:noProof/>
          <w:webHidden/>
          <w:sz w:val="24"/>
          <w:szCs w:val="24"/>
          <w:rPrChange w:id="639" w:author="周建中" w:date="2017-05-08T15:55:00Z">
            <w:rPr>
              <w:noProof/>
              <w:webHidden/>
            </w:rPr>
          </w:rPrChange>
        </w:rPr>
        <w:tab/>
      </w:r>
      <w:r w:rsidR="003A79DD" w:rsidRPr="003E2CBC">
        <w:rPr>
          <w:rStyle w:val="a5"/>
          <w:noProof/>
          <w:webHidden/>
          <w:sz w:val="24"/>
          <w:szCs w:val="24"/>
          <w:rPrChange w:id="640" w:author="周建中" w:date="2017-05-08T15:55:00Z">
            <w:rPr>
              <w:noProof/>
              <w:webHidden/>
            </w:rPr>
          </w:rPrChange>
        </w:rPr>
        <w:fldChar w:fldCharType="begin"/>
      </w:r>
      <w:r w:rsidR="003A79DD" w:rsidRPr="003E2CBC">
        <w:rPr>
          <w:rStyle w:val="a5"/>
          <w:noProof/>
          <w:webHidden/>
          <w:sz w:val="24"/>
          <w:szCs w:val="24"/>
          <w:rPrChange w:id="641" w:author="周建中" w:date="2017-05-08T15:55:00Z">
            <w:rPr>
              <w:noProof/>
              <w:webHidden/>
            </w:rPr>
          </w:rPrChange>
        </w:rPr>
        <w:instrText xml:space="preserve"> PAGEREF _Toc482019042 \h </w:instrText>
      </w:r>
      <w:r w:rsidR="003A79DD" w:rsidRPr="003E2CBC">
        <w:rPr>
          <w:rStyle w:val="a5"/>
          <w:noProof/>
          <w:webHidden/>
          <w:sz w:val="24"/>
          <w:szCs w:val="24"/>
          <w:rPrChange w:id="642" w:author="周建中" w:date="2017-05-08T15:55:00Z">
            <w:rPr>
              <w:noProof/>
              <w:webHidden/>
            </w:rPr>
          </w:rPrChange>
        </w:rPr>
      </w:r>
      <w:r w:rsidR="003A79DD" w:rsidRPr="003E2CBC">
        <w:rPr>
          <w:rStyle w:val="a5"/>
          <w:noProof/>
          <w:webHidden/>
          <w:sz w:val="24"/>
          <w:szCs w:val="24"/>
          <w:rPrChange w:id="643" w:author="周建中" w:date="2017-05-08T15:55:00Z">
            <w:rPr>
              <w:noProof/>
              <w:webHidden/>
            </w:rPr>
          </w:rPrChange>
        </w:rPr>
        <w:fldChar w:fldCharType="separate"/>
      </w:r>
      <w:r w:rsidR="003A79DD" w:rsidRPr="003E2CBC">
        <w:rPr>
          <w:rStyle w:val="a5"/>
          <w:noProof/>
          <w:webHidden/>
          <w:sz w:val="24"/>
          <w:szCs w:val="24"/>
          <w:rPrChange w:id="644" w:author="周建中" w:date="2017-05-08T15:55:00Z">
            <w:rPr>
              <w:noProof/>
              <w:webHidden/>
            </w:rPr>
          </w:rPrChange>
        </w:rPr>
        <w:t>85</w:t>
      </w:r>
      <w:r w:rsidR="003A79DD" w:rsidRPr="003E2CBC">
        <w:rPr>
          <w:rStyle w:val="a5"/>
          <w:noProof/>
          <w:webHidden/>
          <w:sz w:val="24"/>
          <w:szCs w:val="24"/>
          <w:rPrChange w:id="645" w:author="周建中" w:date="2017-05-08T15:55:00Z">
            <w:rPr>
              <w:noProof/>
              <w:webHidden/>
            </w:rPr>
          </w:rPrChange>
        </w:rPr>
        <w:fldChar w:fldCharType="end"/>
      </w:r>
      <w:r w:rsidRPr="003E2CBC">
        <w:rPr>
          <w:rStyle w:val="a5"/>
          <w:noProof/>
          <w:sz w:val="24"/>
          <w:szCs w:val="24"/>
          <w:rPrChange w:id="646" w:author="周建中" w:date="2017-05-08T15:55:00Z">
            <w:rPr>
              <w:noProof/>
            </w:rPr>
          </w:rPrChange>
        </w:rPr>
        <w:fldChar w:fldCharType="end"/>
      </w:r>
    </w:p>
    <w:p w14:paraId="4F1508A5"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43" w:history="1">
        <w:r w:rsidR="003A79DD" w:rsidRPr="008F136C">
          <w:rPr>
            <w:rStyle w:val="a5"/>
            <w:noProof/>
          </w:rPr>
          <w:t xml:space="preserve">8. </w:t>
        </w:r>
        <w:r w:rsidR="003A79DD" w:rsidRPr="008F136C">
          <w:rPr>
            <w:rStyle w:val="a5"/>
            <w:rFonts w:hint="eastAsia"/>
            <w:noProof/>
          </w:rPr>
          <w:t>全文总结及工作展望</w:t>
        </w:r>
        <w:r w:rsidR="003A79DD">
          <w:rPr>
            <w:noProof/>
            <w:webHidden/>
          </w:rPr>
          <w:tab/>
        </w:r>
        <w:r w:rsidR="003A79DD">
          <w:rPr>
            <w:noProof/>
            <w:webHidden/>
          </w:rPr>
          <w:fldChar w:fldCharType="begin"/>
        </w:r>
        <w:r w:rsidR="003A79DD">
          <w:rPr>
            <w:noProof/>
            <w:webHidden/>
          </w:rPr>
          <w:instrText xml:space="preserve"> PAGEREF _Toc482019043 \h </w:instrText>
        </w:r>
        <w:r w:rsidR="003A79DD">
          <w:rPr>
            <w:noProof/>
            <w:webHidden/>
          </w:rPr>
        </w:r>
        <w:r w:rsidR="003A79DD">
          <w:rPr>
            <w:noProof/>
            <w:webHidden/>
          </w:rPr>
          <w:fldChar w:fldCharType="separate"/>
        </w:r>
        <w:r w:rsidR="003A79DD">
          <w:rPr>
            <w:noProof/>
            <w:webHidden/>
          </w:rPr>
          <w:t>91</w:t>
        </w:r>
        <w:r w:rsidR="003A79DD">
          <w:rPr>
            <w:noProof/>
            <w:webHidden/>
          </w:rPr>
          <w:fldChar w:fldCharType="end"/>
        </w:r>
      </w:hyperlink>
    </w:p>
    <w:p w14:paraId="74F9775B" w14:textId="77777777" w:rsidR="003A79DD" w:rsidRPr="003E2CBC" w:rsidRDefault="00943940" w:rsidP="003E2CBC">
      <w:pPr>
        <w:pStyle w:val="20"/>
        <w:tabs>
          <w:tab w:val="clear" w:pos="8297"/>
          <w:tab w:val="right" w:leader="dot" w:pos="8647"/>
        </w:tabs>
        <w:ind w:firstLineChars="30" w:firstLine="72"/>
        <w:rPr>
          <w:rStyle w:val="a5"/>
          <w:sz w:val="24"/>
          <w:szCs w:val="24"/>
          <w:rPrChange w:id="647" w:author="周建中" w:date="2017-05-08T15:56:00Z">
            <w:rPr>
              <w:rFonts w:asciiTheme="minorHAnsi" w:eastAsiaTheme="minorEastAsia" w:hAnsiTheme="minorHAnsi"/>
              <w:noProof/>
              <w:kern w:val="2"/>
              <w:sz w:val="21"/>
              <w:szCs w:val="22"/>
            </w:rPr>
          </w:rPrChange>
        </w:rPr>
        <w:pPrChange w:id="648" w:author="周建中" w:date="2017-05-08T15:56:00Z">
          <w:pPr>
            <w:pStyle w:val="20"/>
          </w:pPr>
        </w:pPrChange>
      </w:pPr>
      <w:r w:rsidRPr="003E2CBC">
        <w:rPr>
          <w:rStyle w:val="a5"/>
          <w:noProof/>
          <w:sz w:val="24"/>
          <w:szCs w:val="24"/>
          <w:rPrChange w:id="649" w:author="周建中" w:date="2017-05-08T15:56:00Z">
            <w:rPr/>
          </w:rPrChange>
        </w:rPr>
        <w:fldChar w:fldCharType="begin"/>
      </w:r>
      <w:r w:rsidRPr="003E2CBC">
        <w:rPr>
          <w:rStyle w:val="a5"/>
          <w:noProof/>
          <w:sz w:val="24"/>
          <w:szCs w:val="24"/>
          <w:rPrChange w:id="650" w:author="周建中" w:date="2017-05-08T15:56:00Z">
            <w:rPr/>
          </w:rPrChange>
        </w:rPr>
        <w:instrText xml:space="preserve"> HYPERLINK \l "_Toc482019044" </w:instrText>
      </w:r>
      <w:r w:rsidRPr="003E2CBC">
        <w:rPr>
          <w:rStyle w:val="a5"/>
          <w:noProof/>
          <w:sz w:val="24"/>
          <w:szCs w:val="24"/>
          <w:rPrChange w:id="651" w:author="周建中" w:date="2017-05-08T15:56:00Z">
            <w:rPr/>
          </w:rPrChange>
        </w:rPr>
        <w:fldChar w:fldCharType="separate"/>
      </w:r>
      <w:r w:rsidR="003A79DD" w:rsidRPr="003E2CBC">
        <w:rPr>
          <w:rStyle w:val="a5"/>
          <w:noProof/>
          <w:sz w:val="24"/>
          <w:szCs w:val="24"/>
          <w:rPrChange w:id="652" w:author="周建中" w:date="2017-05-08T15:56:00Z">
            <w:rPr>
              <w:rStyle w:val="a5"/>
              <w:noProof/>
            </w:rPr>
          </w:rPrChange>
        </w:rPr>
        <w:t xml:space="preserve">8.1 </w:t>
      </w:r>
      <w:r w:rsidR="003A79DD" w:rsidRPr="003E2CBC">
        <w:rPr>
          <w:rStyle w:val="a5"/>
          <w:rFonts w:hint="eastAsia"/>
          <w:noProof/>
          <w:sz w:val="24"/>
          <w:szCs w:val="24"/>
          <w:rPrChange w:id="653" w:author="周建中" w:date="2017-05-08T15:56:00Z">
            <w:rPr>
              <w:rStyle w:val="a5"/>
              <w:rFonts w:hint="eastAsia"/>
              <w:noProof/>
            </w:rPr>
          </w:rPrChange>
        </w:rPr>
        <w:t>全文总结</w:t>
      </w:r>
      <w:r w:rsidR="003A79DD" w:rsidRPr="003E2CBC">
        <w:rPr>
          <w:rStyle w:val="a5"/>
          <w:webHidden/>
          <w:sz w:val="24"/>
          <w:szCs w:val="24"/>
          <w:rPrChange w:id="654" w:author="周建中" w:date="2017-05-08T15:56:00Z">
            <w:rPr>
              <w:noProof/>
              <w:webHidden/>
            </w:rPr>
          </w:rPrChange>
        </w:rPr>
        <w:tab/>
      </w:r>
      <w:r w:rsidR="003A79DD" w:rsidRPr="003E2CBC">
        <w:rPr>
          <w:rStyle w:val="a5"/>
          <w:webHidden/>
          <w:sz w:val="24"/>
          <w:szCs w:val="24"/>
          <w:rPrChange w:id="655" w:author="周建中" w:date="2017-05-08T15:56:00Z">
            <w:rPr>
              <w:noProof/>
              <w:webHidden/>
            </w:rPr>
          </w:rPrChange>
        </w:rPr>
        <w:fldChar w:fldCharType="begin"/>
      </w:r>
      <w:r w:rsidR="003A79DD" w:rsidRPr="003E2CBC">
        <w:rPr>
          <w:rStyle w:val="a5"/>
          <w:webHidden/>
          <w:sz w:val="24"/>
          <w:szCs w:val="24"/>
          <w:rPrChange w:id="656" w:author="周建中" w:date="2017-05-08T15:56:00Z">
            <w:rPr>
              <w:noProof/>
              <w:webHidden/>
            </w:rPr>
          </w:rPrChange>
        </w:rPr>
        <w:instrText xml:space="preserve"> PAGEREF _Toc482019044 \h </w:instrText>
      </w:r>
      <w:r w:rsidR="003A79DD" w:rsidRPr="003E2CBC">
        <w:rPr>
          <w:rStyle w:val="a5"/>
          <w:webHidden/>
          <w:sz w:val="24"/>
          <w:szCs w:val="24"/>
          <w:rPrChange w:id="657" w:author="周建中" w:date="2017-05-08T15:56:00Z">
            <w:rPr>
              <w:noProof/>
              <w:webHidden/>
            </w:rPr>
          </w:rPrChange>
        </w:rPr>
      </w:r>
      <w:r w:rsidR="003A79DD" w:rsidRPr="003E2CBC">
        <w:rPr>
          <w:rStyle w:val="a5"/>
          <w:webHidden/>
          <w:sz w:val="24"/>
          <w:szCs w:val="24"/>
          <w:rPrChange w:id="658" w:author="周建中" w:date="2017-05-08T15:56:00Z">
            <w:rPr>
              <w:noProof/>
              <w:webHidden/>
            </w:rPr>
          </w:rPrChange>
        </w:rPr>
        <w:fldChar w:fldCharType="separate"/>
      </w:r>
      <w:r w:rsidR="003A79DD" w:rsidRPr="003E2CBC">
        <w:rPr>
          <w:rStyle w:val="a5"/>
          <w:noProof/>
          <w:webHidden/>
          <w:sz w:val="24"/>
          <w:szCs w:val="24"/>
          <w:rPrChange w:id="659" w:author="周建中" w:date="2017-05-08T15:56:00Z">
            <w:rPr>
              <w:noProof/>
              <w:webHidden/>
            </w:rPr>
          </w:rPrChange>
        </w:rPr>
        <w:t>91</w:t>
      </w:r>
      <w:r w:rsidR="003A79DD" w:rsidRPr="003E2CBC">
        <w:rPr>
          <w:rStyle w:val="a5"/>
          <w:webHidden/>
          <w:sz w:val="24"/>
          <w:szCs w:val="24"/>
          <w:rPrChange w:id="660" w:author="周建中" w:date="2017-05-08T15:56:00Z">
            <w:rPr>
              <w:noProof/>
              <w:webHidden/>
            </w:rPr>
          </w:rPrChange>
        </w:rPr>
        <w:fldChar w:fldCharType="end"/>
      </w:r>
      <w:r w:rsidRPr="003E2CBC">
        <w:rPr>
          <w:rStyle w:val="a5"/>
          <w:sz w:val="24"/>
          <w:szCs w:val="24"/>
          <w:rPrChange w:id="661" w:author="周建中" w:date="2017-05-08T15:56:00Z">
            <w:rPr>
              <w:noProof/>
            </w:rPr>
          </w:rPrChange>
        </w:rPr>
        <w:fldChar w:fldCharType="end"/>
      </w:r>
    </w:p>
    <w:p w14:paraId="2164E0F6" w14:textId="77777777" w:rsidR="003A79DD" w:rsidRPr="003E2CBC" w:rsidRDefault="00943940" w:rsidP="003E2CBC">
      <w:pPr>
        <w:pStyle w:val="20"/>
        <w:tabs>
          <w:tab w:val="clear" w:pos="8297"/>
          <w:tab w:val="right" w:leader="dot" w:pos="8647"/>
        </w:tabs>
        <w:ind w:firstLineChars="30" w:firstLine="72"/>
        <w:rPr>
          <w:rStyle w:val="a5"/>
          <w:sz w:val="24"/>
          <w:szCs w:val="24"/>
          <w:rPrChange w:id="662" w:author="周建中" w:date="2017-05-08T15:56:00Z">
            <w:rPr>
              <w:rFonts w:asciiTheme="minorHAnsi" w:eastAsiaTheme="minorEastAsia" w:hAnsiTheme="minorHAnsi"/>
              <w:noProof/>
              <w:kern w:val="2"/>
              <w:sz w:val="21"/>
              <w:szCs w:val="22"/>
            </w:rPr>
          </w:rPrChange>
        </w:rPr>
        <w:pPrChange w:id="663" w:author="周建中" w:date="2017-05-08T15:56:00Z">
          <w:pPr>
            <w:pStyle w:val="20"/>
          </w:pPr>
        </w:pPrChange>
      </w:pPr>
      <w:r w:rsidRPr="003E2CBC">
        <w:rPr>
          <w:rStyle w:val="a5"/>
          <w:noProof/>
          <w:sz w:val="24"/>
          <w:szCs w:val="24"/>
          <w:rPrChange w:id="664" w:author="周建中" w:date="2017-05-08T15:56:00Z">
            <w:rPr/>
          </w:rPrChange>
        </w:rPr>
        <w:fldChar w:fldCharType="begin"/>
      </w:r>
      <w:r w:rsidRPr="003E2CBC">
        <w:rPr>
          <w:rStyle w:val="a5"/>
          <w:noProof/>
          <w:sz w:val="24"/>
          <w:szCs w:val="24"/>
          <w:rPrChange w:id="665" w:author="周建中" w:date="2017-05-08T15:56:00Z">
            <w:rPr/>
          </w:rPrChange>
        </w:rPr>
        <w:instrText xml:space="preserve"> HYPERLINK \l "_Toc482019045" </w:instrText>
      </w:r>
      <w:r w:rsidRPr="003E2CBC">
        <w:rPr>
          <w:rStyle w:val="a5"/>
          <w:noProof/>
          <w:sz w:val="24"/>
          <w:szCs w:val="24"/>
          <w:rPrChange w:id="666" w:author="周建中" w:date="2017-05-08T15:56:00Z">
            <w:rPr/>
          </w:rPrChange>
        </w:rPr>
        <w:fldChar w:fldCharType="separate"/>
      </w:r>
      <w:r w:rsidR="003A79DD" w:rsidRPr="003E2CBC">
        <w:rPr>
          <w:rStyle w:val="a5"/>
          <w:noProof/>
          <w:sz w:val="24"/>
          <w:szCs w:val="24"/>
          <w:rPrChange w:id="667" w:author="周建中" w:date="2017-05-08T15:56:00Z">
            <w:rPr>
              <w:rStyle w:val="a5"/>
              <w:noProof/>
            </w:rPr>
          </w:rPrChange>
        </w:rPr>
        <w:t xml:space="preserve">8.2 </w:t>
      </w:r>
      <w:r w:rsidR="003A79DD" w:rsidRPr="003E2CBC">
        <w:rPr>
          <w:rStyle w:val="a5"/>
          <w:rFonts w:hint="eastAsia"/>
          <w:noProof/>
          <w:sz w:val="24"/>
          <w:szCs w:val="24"/>
          <w:rPrChange w:id="668" w:author="周建中" w:date="2017-05-08T15:56:00Z">
            <w:rPr>
              <w:rStyle w:val="a5"/>
              <w:rFonts w:hint="eastAsia"/>
              <w:noProof/>
            </w:rPr>
          </w:rPrChange>
        </w:rPr>
        <w:t>工作展望</w:t>
      </w:r>
      <w:r w:rsidR="003A79DD" w:rsidRPr="003E2CBC">
        <w:rPr>
          <w:rStyle w:val="a5"/>
          <w:webHidden/>
          <w:sz w:val="24"/>
          <w:szCs w:val="24"/>
          <w:rPrChange w:id="669" w:author="周建中" w:date="2017-05-08T15:56:00Z">
            <w:rPr>
              <w:noProof/>
              <w:webHidden/>
            </w:rPr>
          </w:rPrChange>
        </w:rPr>
        <w:tab/>
      </w:r>
      <w:r w:rsidR="003A79DD" w:rsidRPr="003E2CBC">
        <w:rPr>
          <w:rStyle w:val="a5"/>
          <w:webHidden/>
          <w:sz w:val="24"/>
          <w:szCs w:val="24"/>
          <w:rPrChange w:id="670" w:author="周建中" w:date="2017-05-08T15:56:00Z">
            <w:rPr>
              <w:noProof/>
              <w:webHidden/>
            </w:rPr>
          </w:rPrChange>
        </w:rPr>
        <w:fldChar w:fldCharType="begin"/>
      </w:r>
      <w:r w:rsidR="003A79DD" w:rsidRPr="003E2CBC">
        <w:rPr>
          <w:rStyle w:val="a5"/>
          <w:webHidden/>
          <w:sz w:val="24"/>
          <w:szCs w:val="24"/>
          <w:rPrChange w:id="671" w:author="周建中" w:date="2017-05-08T15:56:00Z">
            <w:rPr>
              <w:noProof/>
              <w:webHidden/>
            </w:rPr>
          </w:rPrChange>
        </w:rPr>
        <w:instrText xml:space="preserve"> PAGEREF _Toc482019045 \h </w:instrText>
      </w:r>
      <w:r w:rsidR="003A79DD" w:rsidRPr="003E2CBC">
        <w:rPr>
          <w:rStyle w:val="a5"/>
          <w:webHidden/>
          <w:sz w:val="24"/>
          <w:szCs w:val="24"/>
          <w:rPrChange w:id="672" w:author="周建中" w:date="2017-05-08T15:56:00Z">
            <w:rPr>
              <w:noProof/>
              <w:webHidden/>
            </w:rPr>
          </w:rPrChange>
        </w:rPr>
      </w:r>
      <w:r w:rsidR="003A79DD" w:rsidRPr="003E2CBC">
        <w:rPr>
          <w:rStyle w:val="a5"/>
          <w:webHidden/>
          <w:sz w:val="24"/>
          <w:szCs w:val="24"/>
          <w:rPrChange w:id="673" w:author="周建中" w:date="2017-05-08T15:56:00Z">
            <w:rPr>
              <w:noProof/>
              <w:webHidden/>
            </w:rPr>
          </w:rPrChange>
        </w:rPr>
        <w:fldChar w:fldCharType="separate"/>
      </w:r>
      <w:r w:rsidR="003A79DD" w:rsidRPr="003E2CBC">
        <w:rPr>
          <w:rStyle w:val="a5"/>
          <w:noProof/>
          <w:webHidden/>
          <w:sz w:val="24"/>
          <w:szCs w:val="24"/>
          <w:rPrChange w:id="674" w:author="周建中" w:date="2017-05-08T15:56:00Z">
            <w:rPr>
              <w:noProof/>
              <w:webHidden/>
            </w:rPr>
          </w:rPrChange>
        </w:rPr>
        <w:t>92</w:t>
      </w:r>
      <w:r w:rsidR="003A79DD" w:rsidRPr="003E2CBC">
        <w:rPr>
          <w:rStyle w:val="a5"/>
          <w:webHidden/>
          <w:sz w:val="24"/>
          <w:szCs w:val="24"/>
          <w:rPrChange w:id="675" w:author="周建中" w:date="2017-05-08T15:56:00Z">
            <w:rPr>
              <w:noProof/>
              <w:webHidden/>
            </w:rPr>
          </w:rPrChange>
        </w:rPr>
        <w:fldChar w:fldCharType="end"/>
      </w:r>
      <w:r w:rsidRPr="003E2CBC">
        <w:rPr>
          <w:rStyle w:val="a5"/>
          <w:sz w:val="24"/>
          <w:szCs w:val="24"/>
          <w:rPrChange w:id="676" w:author="周建中" w:date="2017-05-08T15:56:00Z">
            <w:rPr>
              <w:noProof/>
            </w:rPr>
          </w:rPrChange>
        </w:rPr>
        <w:fldChar w:fldCharType="end"/>
      </w:r>
    </w:p>
    <w:p w14:paraId="3616FD6F"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46" w:history="1">
        <w:r w:rsidR="003A79DD" w:rsidRPr="008F136C">
          <w:rPr>
            <w:rStyle w:val="a5"/>
            <w:rFonts w:hint="eastAsia"/>
            <w:noProof/>
          </w:rPr>
          <w:t>致谢</w:t>
        </w:r>
        <w:r w:rsidR="003A79DD">
          <w:rPr>
            <w:noProof/>
            <w:webHidden/>
          </w:rPr>
          <w:tab/>
        </w:r>
        <w:r w:rsidR="003A79DD">
          <w:rPr>
            <w:noProof/>
            <w:webHidden/>
          </w:rPr>
          <w:fldChar w:fldCharType="begin"/>
        </w:r>
        <w:r w:rsidR="003A79DD">
          <w:rPr>
            <w:noProof/>
            <w:webHidden/>
          </w:rPr>
          <w:instrText xml:space="preserve"> PAGEREF _Toc482019046 \h </w:instrText>
        </w:r>
        <w:r w:rsidR="003A79DD">
          <w:rPr>
            <w:noProof/>
            <w:webHidden/>
          </w:rPr>
        </w:r>
        <w:r w:rsidR="003A79DD">
          <w:rPr>
            <w:noProof/>
            <w:webHidden/>
          </w:rPr>
          <w:fldChar w:fldCharType="separate"/>
        </w:r>
        <w:r w:rsidR="003A79DD">
          <w:rPr>
            <w:noProof/>
            <w:webHidden/>
          </w:rPr>
          <w:t>93</w:t>
        </w:r>
        <w:r w:rsidR="003A79DD">
          <w:rPr>
            <w:noProof/>
            <w:webHidden/>
          </w:rPr>
          <w:fldChar w:fldCharType="end"/>
        </w:r>
      </w:hyperlink>
    </w:p>
    <w:p w14:paraId="2B054A6A" w14:textId="77777777" w:rsidR="003A79DD" w:rsidRDefault="00943940" w:rsidP="003E2CBC">
      <w:pPr>
        <w:pStyle w:val="10"/>
        <w:tabs>
          <w:tab w:val="clear" w:pos="8296"/>
          <w:tab w:val="right" w:leader="dot" w:pos="8647"/>
        </w:tabs>
        <w:rPr>
          <w:rFonts w:asciiTheme="minorHAnsi" w:eastAsiaTheme="minorEastAsia" w:hAnsiTheme="minorHAnsi"/>
          <w:b w:val="0"/>
          <w:bCs w:val="0"/>
          <w:noProof/>
          <w:kern w:val="2"/>
          <w:sz w:val="21"/>
          <w:szCs w:val="22"/>
        </w:rPr>
      </w:pPr>
      <w:hyperlink w:anchor="_Toc482019047" w:history="1">
        <w:r w:rsidR="003A79DD" w:rsidRPr="008F136C">
          <w:rPr>
            <w:rStyle w:val="a5"/>
            <w:rFonts w:hint="eastAsia"/>
            <w:noProof/>
          </w:rPr>
          <w:t>参考文献</w:t>
        </w:r>
        <w:r w:rsidR="003A79DD">
          <w:rPr>
            <w:noProof/>
            <w:webHidden/>
          </w:rPr>
          <w:tab/>
        </w:r>
        <w:r w:rsidR="003A79DD">
          <w:rPr>
            <w:noProof/>
            <w:webHidden/>
          </w:rPr>
          <w:fldChar w:fldCharType="begin"/>
        </w:r>
        <w:r w:rsidR="003A79DD">
          <w:rPr>
            <w:noProof/>
            <w:webHidden/>
          </w:rPr>
          <w:instrText xml:space="preserve"> PAGEREF _Toc482019047 \h </w:instrText>
        </w:r>
        <w:r w:rsidR="003A79DD">
          <w:rPr>
            <w:noProof/>
            <w:webHidden/>
          </w:rPr>
        </w:r>
        <w:r w:rsidR="003A79DD">
          <w:rPr>
            <w:noProof/>
            <w:webHidden/>
          </w:rPr>
          <w:fldChar w:fldCharType="separate"/>
        </w:r>
        <w:r w:rsidR="003A79DD">
          <w:rPr>
            <w:noProof/>
            <w:webHidden/>
          </w:rPr>
          <w:t>94</w:t>
        </w:r>
        <w:r w:rsidR="003A79DD">
          <w:rPr>
            <w:noProof/>
            <w:webHidden/>
          </w:rPr>
          <w:fldChar w:fldCharType="end"/>
        </w:r>
      </w:hyperlink>
    </w:p>
    <w:p w14:paraId="05049C1A" w14:textId="77777777" w:rsidR="00F94E4B" w:rsidRPr="001D3CCD" w:rsidRDefault="00885D60" w:rsidP="0044765D">
      <w:pPr>
        <w:pStyle w:val="1"/>
      </w:pPr>
      <w:r>
        <w:rPr>
          <w:rFonts w:asciiTheme="minorHAnsi" w:hAnsiTheme="minorHAnsi"/>
          <w:b/>
          <w:sz w:val="28"/>
          <w:szCs w:val="20"/>
        </w:rPr>
        <w:lastRenderedPageBreak/>
        <w:fldChar w:fldCharType="end"/>
      </w:r>
      <w:bookmarkStart w:id="677" w:name="_Toc482018998"/>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677"/>
    </w:p>
    <w:p w14:paraId="1CE551E3" w14:textId="77777777" w:rsidR="00C51A57" w:rsidRPr="007949A5" w:rsidRDefault="00C51A57" w:rsidP="007949A5">
      <w:pPr>
        <w:pStyle w:val="2"/>
      </w:pPr>
      <w:bookmarkStart w:id="678" w:name="_Toc482018999"/>
      <w:r w:rsidRPr="007949A5">
        <w:rPr>
          <w:rFonts w:hint="eastAsia"/>
        </w:rPr>
        <w:t xml:space="preserve">1.1 </w:t>
      </w:r>
      <w:r w:rsidRPr="007949A5">
        <w:rPr>
          <w:rFonts w:hint="eastAsia"/>
        </w:rPr>
        <w:t>课题背景及研究意义</w:t>
      </w:r>
      <w:bookmarkEnd w:id="678"/>
    </w:p>
    <w:p w14:paraId="24832D09" w14:textId="77777777"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14:paraId="57637541" w14:textId="77777777"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14:paraId="1D96274A" w14:textId="77777777"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14:paraId="246E1235" w14:textId="77777777" w:rsidR="00EC2EB2" w:rsidRPr="007949A5" w:rsidRDefault="00C4410D" w:rsidP="007949A5">
      <w:pPr>
        <w:pStyle w:val="2"/>
      </w:pPr>
      <w:bookmarkStart w:id="679" w:name="_Toc482019000"/>
      <w:r w:rsidRPr="007949A5">
        <w:rPr>
          <w:rFonts w:hint="eastAsia"/>
        </w:rPr>
        <w:t>1.2</w:t>
      </w:r>
      <w:r w:rsidR="0019451E" w:rsidRPr="007949A5">
        <w:rPr>
          <w:rFonts w:hint="eastAsia"/>
        </w:rPr>
        <w:t>水轮机</w:t>
      </w:r>
      <w:r w:rsidRPr="007949A5">
        <w:rPr>
          <w:rFonts w:hint="eastAsia"/>
        </w:rPr>
        <w:t>仿真软件系统概述</w:t>
      </w:r>
      <w:bookmarkEnd w:id="679"/>
    </w:p>
    <w:p w14:paraId="2DBD4A4E" w14:textId="77777777"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14:paraId="51D85E03" w14:textId="77777777"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14:paraId="749B8476" w14:textId="77777777"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14:paraId="0D3587E0" w14:textId="77777777" w:rsidR="00C4410D" w:rsidRPr="007949A5" w:rsidRDefault="00C4410D" w:rsidP="007949A5">
      <w:pPr>
        <w:pStyle w:val="2"/>
      </w:pPr>
      <w:bookmarkStart w:id="680" w:name="_Toc482019001"/>
      <w:r w:rsidRPr="007949A5">
        <w:rPr>
          <w:rFonts w:hint="eastAsia"/>
        </w:rPr>
        <w:t xml:space="preserve">1.3 </w:t>
      </w:r>
      <w:r w:rsidRPr="007949A5">
        <w:rPr>
          <w:rFonts w:hint="eastAsia"/>
        </w:rPr>
        <w:t>本文的基本内容</w:t>
      </w:r>
      <w:bookmarkEnd w:id="680"/>
    </w:p>
    <w:p w14:paraId="59AA4A28" w14:textId="77777777"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14:paraId="74EBB9B1" w14:textId="77777777"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14:paraId="123FC15A" w14:textId="77777777"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14:paraId="32E94B86" w14:textId="77777777"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14:paraId="3B032581" w14:textId="77777777"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14:paraId="02C286D5" w14:textId="77777777"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14:paraId="7BBB38FF" w14:textId="77777777"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14:paraId="58868181" w14:textId="77777777"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14:paraId="3B230DCD" w14:textId="77777777"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14:paraId="4AD54671" w14:textId="77777777" w:rsidR="00690AAC" w:rsidRPr="001D3CCD" w:rsidRDefault="000D440C" w:rsidP="001D3CCD">
      <w:pPr>
        <w:pStyle w:val="1"/>
      </w:pPr>
      <w:bookmarkStart w:id="681" w:name="_Toc482019002"/>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681"/>
    </w:p>
    <w:p w14:paraId="72FC3623" w14:textId="77777777"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885D60">
        <w:fldChar w:fldCharType="begin"/>
      </w:r>
      <w:r w:rsidR="00C15D90">
        <w:instrText xml:space="preserve"> ADDIN NE.Ref.{26F45246-3DB9-4E49-BB9F-7039F2057EB5}</w:instrText>
      </w:r>
      <w:r w:rsidR="00885D60">
        <w:fldChar w:fldCharType="separate"/>
      </w:r>
      <w:r w:rsidR="00D70963">
        <w:rPr>
          <w:rFonts w:eastAsia="微软雅黑" w:cs="Times New Roman"/>
          <w:color w:val="080000"/>
          <w:szCs w:val="24"/>
          <w:vertAlign w:val="superscript"/>
        </w:rPr>
        <w:t>[1]</w:t>
      </w:r>
      <w:r w:rsidR="00885D60">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14:paraId="50B5DBCB" w14:textId="77777777" w:rsidR="00F639B4" w:rsidRDefault="0009007A" w:rsidP="007949A5">
      <w:pPr>
        <w:pStyle w:val="2"/>
      </w:pPr>
      <w:bookmarkStart w:id="682" w:name="_Toc482019003"/>
      <w:r w:rsidRPr="007949A5">
        <w:rPr>
          <w:rFonts w:hint="eastAsia"/>
        </w:rPr>
        <w:t>2.1</w:t>
      </w:r>
      <w:r w:rsidR="00523C7B">
        <w:rPr>
          <w:rFonts w:hint="eastAsia"/>
        </w:rPr>
        <w:t>开发</w:t>
      </w:r>
      <w:r w:rsidR="00F639B4" w:rsidRPr="007949A5">
        <w:rPr>
          <w:rFonts w:hint="eastAsia"/>
        </w:rPr>
        <w:t>约定</w:t>
      </w:r>
      <w:bookmarkEnd w:id="682"/>
    </w:p>
    <w:p w14:paraId="6BBDD6FB" w14:textId="77777777"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14:paraId="6CED4C06" w14:textId="77777777"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14:paraId="668A714C" w14:textId="77777777"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14:paraId="682958D5" w14:textId="77777777"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14:paraId="1541D69F" w14:textId="77777777"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14:paraId="19D3532D" w14:textId="77777777"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14:paraId="5B2AAEC7" w14:textId="77777777"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14:paraId="0F7FE26F" w14:textId="77777777"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14:paraId="381E8382" w14:textId="77777777"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14:paraId="05A7DB23" w14:textId="77777777"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14:paraId="138E7714" w14:textId="77777777"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14:paraId="5B7AF7EE" w14:textId="77777777"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14:paraId="1786521C" w14:textId="77777777"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14:paraId="1708BE30" w14:textId="77777777"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14:paraId="4574EBE3" w14:textId="77777777"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14:paraId="318A4300" w14:textId="77777777"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14:paraId="2039212E" w14:textId="77777777"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14:paraId="4ABAB4CE" w14:textId="77777777"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14:paraId="77B72D88" w14:textId="77777777"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885D60">
        <w:fldChar w:fldCharType="begin"/>
      </w:r>
      <w:r w:rsidR="00C15D90">
        <w:instrText xml:space="preserve"> ADDIN NE.Ref.{DA46A16D-7D1B-4FDC-8815-F1328A235FCD}</w:instrText>
      </w:r>
      <w:r w:rsidR="00885D60">
        <w:fldChar w:fldCharType="separate"/>
      </w:r>
      <w:r w:rsidR="00D70963">
        <w:rPr>
          <w:rFonts w:eastAsia="微软雅黑" w:cs="Times New Roman"/>
          <w:color w:val="080000"/>
          <w:szCs w:val="24"/>
          <w:vertAlign w:val="superscript"/>
        </w:rPr>
        <w:t>[2]</w:t>
      </w:r>
      <w:r w:rsidR="00885D60">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14:paraId="495AAD6C" w14:textId="77777777"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885D60">
        <w:fldChar w:fldCharType="begin"/>
      </w:r>
      <w:r w:rsidR="00C15D90">
        <w:instrText xml:space="preserve"> ADDIN NE.Ref.{22BDBE36-9D02-4C1D-AB97-3DF44A861BFD}</w:instrText>
      </w:r>
      <w:r w:rsidR="00885D60">
        <w:fldChar w:fldCharType="separate"/>
      </w:r>
      <w:r w:rsidR="00D70963">
        <w:rPr>
          <w:rFonts w:eastAsia="微软雅黑" w:cs="Times New Roman"/>
          <w:color w:val="080000"/>
          <w:szCs w:val="24"/>
          <w:vertAlign w:val="superscript"/>
        </w:rPr>
        <w:t>[3]</w:t>
      </w:r>
      <w:r w:rsidR="00885D60">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14:paraId="36BBDB2E" w14:textId="77777777"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tblGrid>
      <w:tr w:rsidR="00D95803" w14:paraId="19C01F44" w14:textId="77777777" w:rsidTr="00D95803">
        <w:trPr>
          <w:jc w:val="center"/>
        </w:trPr>
        <w:tc>
          <w:tcPr>
            <w:tcW w:w="2660" w:type="dxa"/>
          </w:tcPr>
          <w:p w14:paraId="5FD45078" w14:textId="77777777" w:rsidR="00D95803" w:rsidRDefault="00D95803" w:rsidP="00D95803">
            <w:pPr>
              <w:pStyle w:val="af1"/>
            </w:pPr>
            <w:r>
              <w:t>for n in [1, 2, 3]:</w:t>
            </w:r>
          </w:p>
          <w:p w14:paraId="6F2006D9" w14:textId="77777777" w:rsidR="00D95803" w:rsidRDefault="00D95803" w:rsidP="0063555E">
            <w:pPr>
              <w:pStyle w:val="af1"/>
              <w:ind w:firstLine="495"/>
            </w:pPr>
            <w:r>
              <w:t>assert(n &gt; 0)</w:t>
            </w:r>
          </w:p>
          <w:p w14:paraId="3AB3AB51" w14:textId="77777777" w:rsidR="0063555E" w:rsidRDefault="0063555E" w:rsidP="0063555E">
            <w:pPr>
              <w:pStyle w:val="af1"/>
            </w:pPr>
          </w:p>
        </w:tc>
      </w:tr>
    </w:tbl>
    <w:p w14:paraId="7A7C2933" w14:textId="77777777"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14:paraId="08457DE5" w14:textId="77777777"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14:paraId="6CFB711D" w14:textId="77777777"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14:paraId="052F44D9" w14:textId="77777777"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14:paraId="0170EE1C" w14:textId="77777777"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885D60">
        <w:fldChar w:fldCharType="begin"/>
      </w:r>
      <w:r w:rsidR="00C15D90">
        <w:instrText xml:space="preserve"> ADDIN NE.Ref.{15DC8938-64F7-498E-A908-A25DFE7C12E1}</w:instrText>
      </w:r>
      <w:r w:rsidR="00885D60">
        <w:fldChar w:fldCharType="separate"/>
      </w:r>
      <w:r w:rsidR="00D70963">
        <w:rPr>
          <w:rFonts w:eastAsia="微软雅黑" w:cs="Times New Roman"/>
          <w:color w:val="080000"/>
          <w:szCs w:val="24"/>
          <w:vertAlign w:val="superscript"/>
        </w:rPr>
        <w:t>[4]</w:t>
      </w:r>
      <w:r w:rsidR="00885D60">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14:paraId="646B6144" w14:textId="77777777"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885D60">
        <w:fldChar w:fldCharType="begin"/>
      </w:r>
      <w:r w:rsidR="00C15D90">
        <w:instrText xml:space="preserve"> ADDIN NE.Ref.{A813572A-76EF-4C9D-96E5-D5C1635AF4EB}</w:instrText>
      </w:r>
      <w:r w:rsidR="00885D60">
        <w:fldChar w:fldCharType="separate"/>
      </w:r>
      <w:r w:rsidR="00D70963">
        <w:rPr>
          <w:rFonts w:eastAsia="微软雅黑" w:cs="Times New Roman"/>
          <w:color w:val="080000"/>
          <w:szCs w:val="24"/>
          <w:vertAlign w:val="superscript"/>
        </w:rPr>
        <w:t>[5]</w:t>
      </w:r>
      <w:r w:rsidR="00885D60">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14:paraId="067F5748" w14:textId="77777777"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14:paraId="5E442179" w14:textId="77777777"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14:paraId="76C50143" w14:textId="77777777" w:rsidR="00F639B4" w:rsidRPr="007949A5" w:rsidRDefault="00E8211F" w:rsidP="007949A5">
      <w:pPr>
        <w:pStyle w:val="2"/>
      </w:pPr>
      <w:bookmarkStart w:id="683" w:name="_Toc482019004"/>
      <w:r w:rsidRPr="007949A5">
        <w:rPr>
          <w:rFonts w:hint="eastAsia"/>
        </w:rPr>
        <w:t>2.2</w:t>
      </w:r>
      <w:r w:rsidR="00523C7B">
        <w:rPr>
          <w:rFonts w:hint="eastAsia"/>
        </w:rPr>
        <w:t>编程</w:t>
      </w:r>
      <w:r w:rsidR="00F639B4" w:rsidRPr="007949A5">
        <w:rPr>
          <w:rFonts w:hint="eastAsia"/>
        </w:rPr>
        <w:t>思想</w:t>
      </w:r>
      <w:bookmarkEnd w:id="683"/>
    </w:p>
    <w:p w14:paraId="7ECE4D2A" w14:textId="77777777"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14:paraId="4B733EC4" w14:textId="77777777"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14:paraId="1F3BBE72" w14:textId="77777777"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14:paraId="5205DBB4" w14:textId="77777777"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885D60">
        <w:fldChar w:fldCharType="begin"/>
      </w:r>
      <w:r w:rsidR="00C15D90">
        <w:instrText xml:space="preserve"> ADDIN NE.Ref.{A29FEFEC-DF28-4326-B936-791A5E987A26}</w:instrText>
      </w:r>
      <w:r w:rsidR="00885D60">
        <w:fldChar w:fldCharType="separate"/>
      </w:r>
      <w:r w:rsidR="00D70963">
        <w:rPr>
          <w:rFonts w:eastAsia="微软雅黑" w:cs="Times New Roman"/>
          <w:color w:val="080000"/>
          <w:szCs w:val="24"/>
          <w:vertAlign w:val="superscript"/>
        </w:rPr>
        <w:t>[6]</w:t>
      </w:r>
      <w:r w:rsidR="00885D60">
        <w:fldChar w:fldCharType="end"/>
      </w:r>
      <w:r w:rsidRPr="004A334F">
        <w:rPr>
          <w:rFonts w:hint="eastAsia"/>
        </w:rPr>
        <w:t>。</w:t>
      </w:r>
    </w:p>
    <w:p w14:paraId="45CA5C63" w14:textId="77777777"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14:paraId="7F470D30" w14:textId="77777777" w:rsidR="00F639B4" w:rsidRPr="006A2E6F" w:rsidRDefault="00F639B4" w:rsidP="00D63E06">
      <w:pPr>
        <w:ind w:firstLine="480"/>
        <w:rPr>
          <w:rFonts w:cs="Times New Roman"/>
        </w:rPr>
      </w:pPr>
      <w:r w:rsidRPr="006A2E6F">
        <w:rPr>
          <w:rFonts w:cs="Times New Roman" w:hint="eastAsia"/>
        </w:rPr>
        <w:t>函数式编程</w:t>
      </w:r>
      <w:r w:rsidR="00885D60">
        <w:rPr>
          <w:rFonts w:cs="Times New Roman"/>
        </w:rPr>
        <w:fldChar w:fldCharType="begin"/>
      </w:r>
      <w:r w:rsidR="00C15D90">
        <w:rPr>
          <w:rFonts w:cs="Times New Roman"/>
        </w:rPr>
        <w:instrText xml:space="preserve"> ADDIN NE.Ref.{B7BE15A7-D044-4F2D-9BC4-D7FCB32DC19B}</w:instrText>
      </w:r>
      <w:r w:rsidR="00885D60">
        <w:rPr>
          <w:rFonts w:cs="Times New Roman"/>
        </w:rPr>
        <w:fldChar w:fldCharType="separate"/>
      </w:r>
      <w:r w:rsidR="00D70963">
        <w:rPr>
          <w:rFonts w:eastAsia="微软雅黑" w:cs="Times New Roman"/>
          <w:color w:val="080000"/>
          <w:szCs w:val="24"/>
          <w:vertAlign w:val="superscript"/>
        </w:rPr>
        <w:t>[7]</w:t>
      </w:r>
      <w:r w:rsidR="00885D60">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14:paraId="63D1F8B9" w14:textId="77777777"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14:paraId="093FCF04" w14:textId="77777777"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14:paraId="6FF57EF4" w14:textId="77777777" w:rsidR="00F639B4" w:rsidRPr="00590F4A" w:rsidRDefault="00A1084F" w:rsidP="00960811">
      <w:pPr>
        <w:ind w:firstLine="480"/>
        <w:rPr>
          <w:rFonts w:cs="Times New Roman"/>
        </w:rPr>
        <w:pPrChange w:id="684" w:author="周建中" w:date="2017-05-08T16:25:00Z">
          <w:pPr>
            <w:ind w:firstLineChars="0" w:firstLine="0"/>
          </w:pPr>
        </w:pPrChange>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14:paraId="381440D1" w14:textId="77777777" w:rsidR="00F639B4" w:rsidRPr="00590F4A" w:rsidRDefault="00A1084F" w:rsidP="00960811">
      <w:pPr>
        <w:ind w:firstLine="480"/>
        <w:rPr>
          <w:rFonts w:cs="Times New Roman"/>
        </w:rPr>
        <w:pPrChange w:id="685" w:author="周建中" w:date="2017-05-08T16:25:00Z">
          <w:pPr>
            <w:ind w:firstLineChars="0" w:firstLine="0"/>
          </w:pPr>
        </w:pPrChange>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14:paraId="7C07543C" w14:textId="77777777" w:rsidR="00F639B4" w:rsidRPr="004A334F" w:rsidRDefault="00F639B4" w:rsidP="00D63E06">
      <w:pPr>
        <w:ind w:firstLine="480"/>
      </w:pPr>
      <w:r w:rsidRPr="00590F4A">
        <w:rPr>
          <w:rFonts w:cs="Times New Roman" w:hint="eastAsia"/>
        </w:rPr>
        <w:t>和函数式编程相对应的是命令式编程。和上面进行相同的假设，代码：</w:t>
      </w:r>
    </w:p>
    <w:p w14:paraId="4037787C" w14:textId="77777777"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14:paraId="2B15FC19" w14:textId="77777777"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14:paraId="057516C3" w14:textId="77777777"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14:paraId="77F6FBD9" w14:textId="77777777"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14:paraId="592898D6" w14:textId="77777777"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14:paraId="057C1DE4" w14:textId="77777777"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14:paraId="059366A2" w14:textId="77777777"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14:paraId="02D50E2D" w14:textId="77777777"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14:paraId="428D861A" w14:textId="77777777"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14:paraId="4A5E5E4D" w14:textId="77777777"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14:paraId="21548C10" w14:textId="77777777"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14:paraId="438DFE5B" w14:textId="77777777"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14:paraId="3963B9E8" w14:textId="77777777"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14:paraId="41DFD2BF" w14:textId="77777777"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14:paraId="42A4BE95" w14:textId="77777777" w:rsidR="00AE44B3" w:rsidRDefault="00AE44B3" w:rsidP="000C0022">
      <w:pPr>
        <w:ind w:firstLine="480"/>
      </w:pPr>
      <w:r>
        <w:rPr>
          <w:rFonts w:hint="eastAsia"/>
        </w:rPr>
        <w:t>敏捷首先是一组思想，它强调关注个人与交互，要求迅速得到可以运行的软件，重视与客户的交流，提倡拥抱变化。</w:t>
      </w:r>
    </w:p>
    <w:p w14:paraId="453021C3" w14:textId="77777777"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14:paraId="628C0231" w14:textId="77777777" w:rsidR="00A513F2" w:rsidRDefault="00A513F2" w:rsidP="008C3399">
      <w:pPr>
        <w:snapToGrid/>
        <w:spacing w:line="220" w:lineRule="atLeast"/>
        <w:ind w:firstLine="480"/>
      </w:pPr>
      <w:r>
        <w:br w:type="page"/>
      </w:r>
    </w:p>
    <w:p w14:paraId="303CEF2A" w14:textId="77777777" w:rsidR="00081517" w:rsidRPr="001D3CCD" w:rsidRDefault="000D440C" w:rsidP="001D3CCD">
      <w:pPr>
        <w:pStyle w:val="1"/>
      </w:pPr>
      <w:bookmarkStart w:id="686" w:name="_Toc482019005"/>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686"/>
    </w:p>
    <w:p w14:paraId="2CAFDE2C" w14:textId="77777777"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885D60">
        <w:rPr>
          <w:rFonts w:cs="Times New Roman"/>
        </w:rPr>
        <w:fldChar w:fldCharType="begin"/>
      </w:r>
      <w:r w:rsidR="00C15D90">
        <w:rPr>
          <w:rFonts w:cs="Times New Roman"/>
        </w:rPr>
        <w:instrText xml:space="preserve"> ADDIN NE.Ref.{1C529D6D-9AAF-454A-BFA3-A610267A979B}</w:instrText>
      </w:r>
      <w:r w:rsidR="00885D60">
        <w:rPr>
          <w:rFonts w:cs="Times New Roman"/>
        </w:rPr>
        <w:fldChar w:fldCharType="separate"/>
      </w:r>
      <w:r w:rsidR="00D70963">
        <w:rPr>
          <w:rFonts w:eastAsia="微软雅黑" w:cs="Times New Roman"/>
          <w:color w:val="080000"/>
          <w:szCs w:val="24"/>
          <w:vertAlign w:val="superscript"/>
        </w:rPr>
        <w:t>[8-10]</w:t>
      </w:r>
      <w:r w:rsidR="00885D60">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14:paraId="71EB157F" w14:textId="77777777"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14:paraId="62A4AF55" w14:textId="77777777" w:rsidR="00B84ABD" w:rsidRPr="00960811" w:rsidRDefault="00B84ABD" w:rsidP="00164AAF">
      <w:pPr>
        <w:pStyle w:val="af2"/>
        <w:rPr>
          <w:rFonts w:eastAsia="黑体" w:cs="Times New Roman"/>
          <w:rPrChange w:id="687" w:author="周建中" w:date="2017-05-08T16:28:00Z">
            <w:rPr/>
          </w:rPrChange>
        </w:rPr>
      </w:pPr>
      <w:commentRangeStart w:id="688"/>
      <w:r w:rsidRPr="00960811">
        <w:rPr>
          <w:rFonts w:eastAsia="黑体" w:cs="Times New Roman"/>
          <w:rPrChange w:id="689" w:author="周建中" w:date="2017-05-08T16:28:00Z">
            <w:rPr>
              <w:rFonts w:hint="eastAsia"/>
            </w:rPr>
          </w:rPrChange>
        </w:rPr>
        <w:t>表</w:t>
      </w:r>
      <w:r w:rsidR="00916532" w:rsidRPr="00960811">
        <w:rPr>
          <w:rFonts w:eastAsia="黑体" w:cs="Times New Roman"/>
          <w:rPrChange w:id="690" w:author="周建中" w:date="2017-05-08T16:28:00Z">
            <w:rPr>
              <w:rFonts w:hint="eastAsia"/>
            </w:rPr>
          </w:rPrChange>
        </w:rPr>
        <w:t>3-1</w:t>
      </w:r>
      <w:r w:rsidRPr="00960811">
        <w:rPr>
          <w:rFonts w:eastAsia="黑体" w:cs="Times New Roman"/>
          <w:rPrChange w:id="691" w:author="周建中" w:date="2017-05-08T16:28:00Z">
            <w:rPr>
              <w:rFonts w:hint="eastAsia"/>
            </w:rPr>
          </w:rPrChange>
        </w:rPr>
        <w:t xml:space="preserve"> </w:t>
      </w:r>
      <w:r w:rsidR="00547687" w:rsidRPr="00960811">
        <w:rPr>
          <w:rFonts w:eastAsia="黑体" w:cs="Times New Roman"/>
          <w:rPrChange w:id="692" w:author="周建中" w:date="2017-05-08T16:28:00Z">
            <w:rPr>
              <w:rFonts w:cs="Times New Roman" w:hint="eastAsia"/>
            </w:rPr>
          </w:rPrChange>
        </w:rPr>
        <w:t>demo</w:t>
      </w:r>
      <w:r w:rsidR="004745F7" w:rsidRPr="00960811">
        <w:rPr>
          <w:rFonts w:eastAsia="黑体" w:cs="Times New Roman"/>
          <w:rPrChange w:id="693" w:author="周建中" w:date="2017-05-08T16:28:00Z">
            <w:rPr>
              <w:rFonts w:hint="eastAsia"/>
            </w:rPr>
          </w:rPrChange>
        </w:rPr>
        <w:t>项目采用的相关框架及技术</w:t>
      </w:r>
      <w:commentRangeEnd w:id="688"/>
      <w:r w:rsidR="00960811">
        <w:rPr>
          <w:rStyle w:val="af6"/>
          <w:rFonts w:cstheme="minorBidi"/>
          <w:bCs w:val="0"/>
        </w:rPr>
        <w:commentReference w:id="688"/>
      </w:r>
    </w:p>
    <w:tbl>
      <w:tblPr>
        <w:tblStyle w:val="a4"/>
        <w:tblW w:w="8542"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694" w:author="周建中" w:date="2017-05-08T16:37:00Z">
          <w:tblPr>
            <w:tblStyle w:val="a4"/>
            <w:tblW w:w="8472" w:type="dxa"/>
            <w:jc w:val="center"/>
            <w:tblLook w:val="04A0" w:firstRow="1" w:lastRow="0" w:firstColumn="1" w:lastColumn="0" w:noHBand="0" w:noVBand="1"/>
          </w:tblPr>
        </w:tblPrChange>
      </w:tblPr>
      <w:tblGrid>
        <w:gridCol w:w="1431"/>
        <w:gridCol w:w="2054"/>
        <w:gridCol w:w="3284"/>
        <w:gridCol w:w="1773"/>
        <w:tblGridChange w:id="695">
          <w:tblGrid>
            <w:gridCol w:w="1361"/>
            <w:gridCol w:w="2054"/>
            <w:gridCol w:w="3284"/>
            <w:gridCol w:w="1773"/>
          </w:tblGrid>
        </w:tblGridChange>
      </w:tblGrid>
      <w:tr w:rsidR="00BE4E14" w14:paraId="72E05E6E" w14:textId="77777777" w:rsidTr="009174BD">
        <w:trPr>
          <w:jc w:val="center"/>
          <w:trPrChange w:id="696" w:author="周建中" w:date="2017-05-08T16:37:00Z">
            <w:trPr>
              <w:jc w:val="center"/>
            </w:trPr>
          </w:trPrChange>
        </w:trPr>
        <w:tc>
          <w:tcPr>
            <w:tcW w:w="1431" w:type="dxa"/>
            <w:vAlign w:val="center"/>
            <w:tcPrChange w:id="697" w:author="周建中" w:date="2017-05-08T16:37:00Z">
              <w:tcPr>
                <w:tcW w:w="1361" w:type="dxa"/>
                <w:vAlign w:val="center"/>
              </w:tcPr>
            </w:tcPrChange>
          </w:tcPr>
          <w:p w14:paraId="62E73601" w14:textId="77777777" w:rsidR="00BB1271" w:rsidRPr="00960811" w:rsidRDefault="00BB1271" w:rsidP="00960811">
            <w:pPr>
              <w:pStyle w:val="ad"/>
              <w:spacing w:beforeLines="20" w:before="48" w:afterLines="20" w:after="48" w:line="240" w:lineRule="auto"/>
              <w:jc w:val="center"/>
              <w:rPr>
                <w:rFonts w:ascii="黑体" w:eastAsia="黑体" w:hAnsi="黑体"/>
                <w:rPrChange w:id="698" w:author="周建中" w:date="2017-05-08T16:26:00Z">
                  <w:rPr/>
                </w:rPrChange>
              </w:rPr>
              <w:pPrChange w:id="699" w:author="周建中" w:date="2017-05-08T16:27:00Z">
                <w:pPr>
                  <w:pStyle w:val="ad"/>
                </w:pPr>
              </w:pPrChange>
            </w:pPr>
            <w:r w:rsidRPr="00960811">
              <w:rPr>
                <w:rFonts w:ascii="黑体" w:eastAsia="黑体" w:hAnsi="黑体"/>
                <w:rPrChange w:id="700" w:author="周建中" w:date="2017-05-08T16:26:00Z">
                  <w:rPr/>
                </w:rPrChange>
              </w:rPr>
              <w:t>适用场景</w:t>
            </w:r>
          </w:p>
        </w:tc>
        <w:tc>
          <w:tcPr>
            <w:tcW w:w="2054" w:type="dxa"/>
            <w:vAlign w:val="center"/>
            <w:tcPrChange w:id="701" w:author="周建中" w:date="2017-05-08T16:37:00Z">
              <w:tcPr>
                <w:tcW w:w="2054" w:type="dxa"/>
                <w:vAlign w:val="center"/>
              </w:tcPr>
            </w:tcPrChange>
          </w:tcPr>
          <w:p w14:paraId="5B0FB44E" w14:textId="77777777" w:rsidR="00BB1271" w:rsidRPr="00960811" w:rsidRDefault="00BB1271" w:rsidP="00960811">
            <w:pPr>
              <w:pStyle w:val="ad"/>
              <w:spacing w:beforeLines="20" w:before="48" w:afterLines="20" w:after="48" w:line="240" w:lineRule="auto"/>
              <w:jc w:val="center"/>
              <w:rPr>
                <w:rFonts w:ascii="黑体" w:eastAsia="黑体" w:hAnsi="黑体"/>
                <w:rPrChange w:id="702" w:author="周建中" w:date="2017-05-08T16:26:00Z">
                  <w:rPr/>
                </w:rPrChange>
              </w:rPr>
              <w:pPrChange w:id="703" w:author="周建中" w:date="2017-05-08T16:27:00Z">
                <w:pPr>
                  <w:pStyle w:val="ad"/>
                </w:pPr>
              </w:pPrChange>
            </w:pPr>
            <w:r w:rsidRPr="00960811">
              <w:rPr>
                <w:rFonts w:ascii="黑体" w:eastAsia="黑体" w:hAnsi="黑体"/>
                <w:rPrChange w:id="704" w:author="周建中" w:date="2017-05-08T16:26:00Z">
                  <w:rPr/>
                </w:rPrChange>
              </w:rPr>
              <w:t>框架</w:t>
            </w:r>
            <w:r w:rsidRPr="00960811">
              <w:rPr>
                <w:rFonts w:ascii="黑体" w:eastAsia="黑体" w:hAnsi="黑体"/>
                <w:rPrChange w:id="705" w:author="周建中" w:date="2017-05-08T16:26:00Z">
                  <w:rPr/>
                </w:rPrChange>
              </w:rPr>
              <w:t>/</w:t>
            </w:r>
            <w:r w:rsidRPr="00960811">
              <w:rPr>
                <w:rFonts w:ascii="黑体" w:eastAsia="黑体" w:hAnsi="黑体"/>
                <w:rPrChange w:id="706" w:author="周建中" w:date="2017-05-08T16:26:00Z">
                  <w:rPr/>
                </w:rPrChange>
              </w:rPr>
              <w:t>技术</w:t>
            </w:r>
          </w:p>
        </w:tc>
        <w:tc>
          <w:tcPr>
            <w:tcW w:w="3284" w:type="dxa"/>
            <w:vAlign w:val="center"/>
            <w:tcPrChange w:id="707" w:author="周建中" w:date="2017-05-08T16:37:00Z">
              <w:tcPr>
                <w:tcW w:w="3284" w:type="dxa"/>
                <w:vAlign w:val="center"/>
              </w:tcPr>
            </w:tcPrChange>
          </w:tcPr>
          <w:p w14:paraId="0484FC6A" w14:textId="77777777" w:rsidR="00BB1271" w:rsidRPr="00960811" w:rsidRDefault="00BB1271" w:rsidP="00960811">
            <w:pPr>
              <w:pStyle w:val="ad"/>
              <w:spacing w:beforeLines="20" w:before="48" w:afterLines="20" w:after="48" w:line="240" w:lineRule="auto"/>
              <w:jc w:val="center"/>
              <w:rPr>
                <w:rFonts w:ascii="黑体" w:eastAsia="黑体" w:hAnsi="黑体"/>
                <w:rPrChange w:id="708" w:author="周建中" w:date="2017-05-08T16:26:00Z">
                  <w:rPr/>
                </w:rPrChange>
              </w:rPr>
              <w:pPrChange w:id="709" w:author="周建中" w:date="2017-05-08T16:27:00Z">
                <w:pPr>
                  <w:pStyle w:val="ad"/>
                </w:pPr>
              </w:pPrChange>
            </w:pPr>
            <w:r w:rsidRPr="00960811">
              <w:rPr>
                <w:rFonts w:ascii="黑体" w:eastAsia="黑体" w:hAnsi="黑体"/>
                <w:rPrChange w:id="710" w:author="周建中" w:date="2017-05-08T16:26:00Z">
                  <w:rPr/>
                </w:rPrChange>
              </w:rPr>
              <w:t>简述</w:t>
            </w:r>
          </w:p>
        </w:tc>
        <w:tc>
          <w:tcPr>
            <w:tcW w:w="1773" w:type="dxa"/>
            <w:vAlign w:val="center"/>
            <w:tcPrChange w:id="711" w:author="周建中" w:date="2017-05-08T16:37:00Z">
              <w:tcPr>
                <w:tcW w:w="1773" w:type="dxa"/>
                <w:vAlign w:val="center"/>
              </w:tcPr>
            </w:tcPrChange>
          </w:tcPr>
          <w:p w14:paraId="7CD42D72" w14:textId="77777777" w:rsidR="00BB1271" w:rsidRPr="00960811" w:rsidRDefault="008D2DE6" w:rsidP="00960811">
            <w:pPr>
              <w:pStyle w:val="ad"/>
              <w:spacing w:beforeLines="20" w:before="48" w:afterLines="20" w:after="48" w:line="240" w:lineRule="auto"/>
              <w:jc w:val="center"/>
              <w:rPr>
                <w:rFonts w:ascii="黑体" w:eastAsia="黑体" w:hAnsi="黑体"/>
                <w:rPrChange w:id="712" w:author="周建中" w:date="2017-05-08T16:26:00Z">
                  <w:rPr/>
                </w:rPrChange>
              </w:rPr>
              <w:pPrChange w:id="713" w:author="周建中" w:date="2017-05-08T16:27:00Z">
                <w:pPr>
                  <w:pStyle w:val="ad"/>
                </w:pPr>
              </w:pPrChange>
            </w:pPr>
            <w:r w:rsidRPr="00960811">
              <w:rPr>
                <w:rFonts w:ascii="黑体" w:eastAsia="黑体" w:hAnsi="黑体"/>
                <w:rPrChange w:id="714" w:author="周建中" w:date="2017-05-08T16:26:00Z">
                  <w:rPr/>
                </w:rPrChange>
              </w:rPr>
              <w:t>说明</w:t>
            </w:r>
          </w:p>
        </w:tc>
      </w:tr>
      <w:tr w:rsidR="00C27DC4" w14:paraId="4967190F" w14:textId="77777777" w:rsidTr="009174BD">
        <w:trPr>
          <w:jc w:val="center"/>
          <w:trPrChange w:id="715" w:author="周建中" w:date="2017-05-08T16:37:00Z">
            <w:trPr>
              <w:jc w:val="center"/>
            </w:trPr>
          </w:trPrChange>
        </w:trPr>
        <w:tc>
          <w:tcPr>
            <w:tcW w:w="1431" w:type="dxa"/>
            <w:vMerge w:val="restart"/>
            <w:vAlign w:val="center"/>
            <w:tcPrChange w:id="716" w:author="周建中" w:date="2017-05-08T16:37:00Z">
              <w:tcPr>
                <w:tcW w:w="1361" w:type="dxa"/>
                <w:vMerge w:val="restart"/>
                <w:vAlign w:val="center"/>
              </w:tcPr>
            </w:tcPrChange>
          </w:tcPr>
          <w:p w14:paraId="24939115" w14:textId="77777777" w:rsidR="00C27DC4" w:rsidRPr="00960811" w:rsidRDefault="00C27DC4" w:rsidP="00960811">
            <w:pPr>
              <w:pStyle w:val="ad"/>
              <w:spacing w:beforeLines="20" w:before="48" w:afterLines="20" w:after="48" w:line="240" w:lineRule="auto"/>
              <w:jc w:val="center"/>
              <w:rPr>
                <w:rFonts w:ascii="黑体" w:eastAsia="黑体" w:hAnsi="黑体"/>
                <w:rPrChange w:id="717" w:author="周建中" w:date="2017-05-08T16:27:00Z">
                  <w:rPr/>
                </w:rPrChange>
              </w:rPr>
              <w:pPrChange w:id="718" w:author="周建中" w:date="2017-05-08T16:27:00Z">
                <w:pPr>
                  <w:pStyle w:val="ad"/>
                </w:pPr>
              </w:pPrChange>
            </w:pPr>
            <w:r w:rsidRPr="00960811">
              <w:rPr>
                <w:rFonts w:ascii="黑体" w:eastAsia="黑体" w:hAnsi="黑体"/>
                <w:rPrChange w:id="719" w:author="周建中" w:date="2017-05-08T16:27:00Z">
                  <w:rPr/>
                </w:rPrChange>
              </w:rPr>
              <w:t>版本控制</w:t>
            </w:r>
          </w:p>
        </w:tc>
        <w:tc>
          <w:tcPr>
            <w:tcW w:w="2054" w:type="dxa"/>
            <w:vAlign w:val="center"/>
            <w:tcPrChange w:id="720" w:author="周建中" w:date="2017-05-08T16:37:00Z">
              <w:tcPr>
                <w:tcW w:w="2054" w:type="dxa"/>
                <w:vAlign w:val="center"/>
              </w:tcPr>
            </w:tcPrChange>
          </w:tcPr>
          <w:p w14:paraId="4C31947E" w14:textId="77777777" w:rsidR="00C27DC4" w:rsidRPr="00FA09C3" w:rsidRDefault="00C27DC4" w:rsidP="00960811">
            <w:pPr>
              <w:pStyle w:val="ad"/>
              <w:spacing w:beforeLines="20" w:before="48" w:afterLines="20" w:after="48" w:line="240" w:lineRule="auto"/>
              <w:pPrChange w:id="721" w:author="周建中" w:date="2017-05-08T16:26:00Z">
                <w:pPr>
                  <w:pStyle w:val="ad"/>
                </w:pPr>
              </w:pPrChange>
            </w:pPr>
            <w:r w:rsidRPr="00FA09C3">
              <w:t>git</w:t>
            </w:r>
            <w:r w:rsidRPr="00FA09C3">
              <w:t>、</w:t>
            </w:r>
            <w:r w:rsidRPr="00FA09C3">
              <w:t>github</w:t>
            </w:r>
          </w:p>
        </w:tc>
        <w:tc>
          <w:tcPr>
            <w:tcW w:w="3284" w:type="dxa"/>
            <w:vAlign w:val="center"/>
            <w:tcPrChange w:id="722" w:author="周建中" w:date="2017-05-08T16:37:00Z">
              <w:tcPr>
                <w:tcW w:w="3284" w:type="dxa"/>
                <w:vAlign w:val="center"/>
              </w:tcPr>
            </w:tcPrChange>
          </w:tcPr>
          <w:p w14:paraId="251A72A7" w14:textId="77777777" w:rsidR="00C27DC4" w:rsidRPr="00FA09C3" w:rsidRDefault="00C27DC4" w:rsidP="00960811">
            <w:pPr>
              <w:pStyle w:val="ad"/>
              <w:spacing w:beforeLines="20" w:before="48" w:afterLines="20" w:after="48" w:line="240" w:lineRule="auto"/>
              <w:pPrChange w:id="723" w:author="周建中" w:date="2017-05-08T16:26:00Z">
                <w:pPr>
                  <w:pStyle w:val="ad"/>
                </w:pPr>
              </w:pPrChange>
            </w:pPr>
            <w:r w:rsidRPr="00FA09C3">
              <w:t>分布式的代码版本控制软件，适用于同步存在于不同地区的计算机上的软件的各个版本。</w:t>
            </w:r>
          </w:p>
        </w:tc>
        <w:tc>
          <w:tcPr>
            <w:tcW w:w="1773" w:type="dxa"/>
            <w:vAlign w:val="center"/>
            <w:tcPrChange w:id="724" w:author="周建中" w:date="2017-05-08T16:37:00Z">
              <w:tcPr>
                <w:tcW w:w="1773" w:type="dxa"/>
                <w:vAlign w:val="center"/>
              </w:tcPr>
            </w:tcPrChange>
          </w:tcPr>
          <w:p w14:paraId="02AD3216" w14:textId="77777777" w:rsidR="00C27DC4" w:rsidRPr="00FA09C3" w:rsidRDefault="00082484" w:rsidP="00960811">
            <w:pPr>
              <w:pStyle w:val="ad"/>
              <w:spacing w:beforeLines="20" w:before="48" w:afterLines="20" w:after="48" w:line="240" w:lineRule="auto"/>
              <w:pPrChange w:id="725" w:author="周建中" w:date="2017-05-08T16:26:00Z">
                <w:pPr>
                  <w:pStyle w:val="ad"/>
                </w:pPr>
              </w:pPrChange>
            </w:pPr>
            <w:r w:rsidRPr="00FA09C3">
              <w:t>git</w:t>
            </w:r>
            <w:r w:rsidRPr="00FA09C3">
              <w:t>优于</w:t>
            </w:r>
            <w:r w:rsidR="00C27DC4" w:rsidRPr="00FA09C3">
              <w:t>svn</w:t>
            </w:r>
            <w:r w:rsidRPr="00FA09C3">
              <w:t>等集成管理工具</w:t>
            </w:r>
          </w:p>
        </w:tc>
      </w:tr>
      <w:tr w:rsidR="00C27DC4" w14:paraId="40EA6AD6" w14:textId="77777777" w:rsidTr="009174BD">
        <w:trPr>
          <w:jc w:val="center"/>
          <w:trPrChange w:id="726" w:author="周建中" w:date="2017-05-08T16:37:00Z">
            <w:trPr>
              <w:jc w:val="center"/>
            </w:trPr>
          </w:trPrChange>
        </w:trPr>
        <w:tc>
          <w:tcPr>
            <w:tcW w:w="1431" w:type="dxa"/>
            <w:vMerge/>
            <w:vAlign w:val="center"/>
            <w:tcPrChange w:id="727" w:author="周建中" w:date="2017-05-08T16:37:00Z">
              <w:tcPr>
                <w:tcW w:w="1361" w:type="dxa"/>
                <w:vMerge/>
                <w:vAlign w:val="center"/>
              </w:tcPr>
            </w:tcPrChange>
          </w:tcPr>
          <w:p w14:paraId="13392E98" w14:textId="77777777" w:rsidR="00C27DC4" w:rsidRPr="00960811" w:rsidRDefault="00C27DC4" w:rsidP="00960811">
            <w:pPr>
              <w:pStyle w:val="ad"/>
              <w:spacing w:beforeLines="20" w:before="48" w:afterLines="20" w:after="48" w:line="240" w:lineRule="auto"/>
              <w:jc w:val="center"/>
              <w:rPr>
                <w:rFonts w:ascii="黑体" w:eastAsia="黑体" w:hAnsi="黑体"/>
                <w:rPrChange w:id="728" w:author="周建中" w:date="2017-05-08T16:27:00Z">
                  <w:rPr/>
                </w:rPrChange>
              </w:rPr>
              <w:pPrChange w:id="729" w:author="周建中" w:date="2017-05-08T16:27:00Z">
                <w:pPr>
                  <w:pStyle w:val="ad"/>
                </w:pPr>
              </w:pPrChange>
            </w:pPr>
          </w:p>
        </w:tc>
        <w:tc>
          <w:tcPr>
            <w:tcW w:w="2054" w:type="dxa"/>
            <w:vAlign w:val="center"/>
            <w:tcPrChange w:id="730" w:author="周建中" w:date="2017-05-08T16:37:00Z">
              <w:tcPr>
                <w:tcW w:w="2054" w:type="dxa"/>
                <w:vAlign w:val="center"/>
              </w:tcPr>
            </w:tcPrChange>
          </w:tcPr>
          <w:p w14:paraId="13BD350B" w14:textId="77777777" w:rsidR="00C27DC4" w:rsidRPr="00FA09C3" w:rsidRDefault="00C27DC4" w:rsidP="00960811">
            <w:pPr>
              <w:pStyle w:val="ad"/>
              <w:spacing w:beforeLines="20" w:before="48" w:afterLines="20" w:after="48" w:line="240" w:lineRule="auto"/>
              <w:pPrChange w:id="731" w:author="周建中" w:date="2017-05-08T16:26:00Z">
                <w:pPr>
                  <w:pStyle w:val="ad"/>
                </w:pPr>
              </w:pPrChange>
            </w:pPr>
            <w:r w:rsidRPr="00FA09C3">
              <w:t>git shell</w:t>
            </w:r>
          </w:p>
        </w:tc>
        <w:tc>
          <w:tcPr>
            <w:tcW w:w="3284" w:type="dxa"/>
            <w:vAlign w:val="center"/>
            <w:tcPrChange w:id="732" w:author="周建中" w:date="2017-05-08T16:37:00Z">
              <w:tcPr>
                <w:tcW w:w="3284" w:type="dxa"/>
                <w:vAlign w:val="center"/>
              </w:tcPr>
            </w:tcPrChange>
          </w:tcPr>
          <w:p w14:paraId="5CA8A6D5" w14:textId="77777777" w:rsidR="00C27DC4" w:rsidRPr="00FA09C3" w:rsidRDefault="00C27DC4" w:rsidP="00960811">
            <w:pPr>
              <w:pStyle w:val="ad"/>
              <w:spacing w:beforeLines="20" w:before="48" w:afterLines="20" w:after="48" w:line="240" w:lineRule="auto"/>
              <w:pPrChange w:id="733" w:author="周建中" w:date="2017-05-08T16:26:00Z">
                <w:pPr>
                  <w:pStyle w:val="ad"/>
                </w:pPr>
              </w:pPrChange>
            </w:pPr>
            <w:r w:rsidRPr="00FA09C3">
              <w:t>git</w:t>
            </w:r>
            <w:r w:rsidRPr="00FA09C3">
              <w:t>命令行工具</w:t>
            </w:r>
          </w:p>
        </w:tc>
        <w:tc>
          <w:tcPr>
            <w:tcW w:w="1773" w:type="dxa"/>
            <w:vAlign w:val="center"/>
            <w:tcPrChange w:id="734" w:author="周建中" w:date="2017-05-08T16:37:00Z">
              <w:tcPr>
                <w:tcW w:w="1773" w:type="dxa"/>
                <w:vAlign w:val="center"/>
              </w:tcPr>
            </w:tcPrChange>
          </w:tcPr>
          <w:p w14:paraId="4D15304A" w14:textId="77777777" w:rsidR="00C27DC4" w:rsidRPr="00FA09C3" w:rsidRDefault="00C27DC4" w:rsidP="00960811">
            <w:pPr>
              <w:pStyle w:val="ad"/>
              <w:spacing w:beforeLines="20" w:before="48" w:afterLines="20" w:after="48" w:line="240" w:lineRule="auto"/>
              <w:pPrChange w:id="735" w:author="周建中" w:date="2017-05-08T16:26:00Z">
                <w:pPr>
                  <w:pStyle w:val="ad"/>
                </w:pPr>
              </w:pPrChange>
            </w:pPr>
          </w:p>
        </w:tc>
      </w:tr>
      <w:tr w:rsidR="00BE4E14" w14:paraId="7A0AA4A4" w14:textId="77777777" w:rsidTr="009174BD">
        <w:trPr>
          <w:jc w:val="center"/>
          <w:trPrChange w:id="736" w:author="周建中" w:date="2017-05-08T16:37:00Z">
            <w:trPr>
              <w:jc w:val="center"/>
            </w:trPr>
          </w:trPrChange>
        </w:trPr>
        <w:tc>
          <w:tcPr>
            <w:tcW w:w="1431" w:type="dxa"/>
            <w:vAlign w:val="center"/>
            <w:tcPrChange w:id="737" w:author="周建中" w:date="2017-05-08T16:37:00Z">
              <w:tcPr>
                <w:tcW w:w="1361" w:type="dxa"/>
                <w:vAlign w:val="center"/>
              </w:tcPr>
            </w:tcPrChange>
          </w:tcPr>
          <w:p w14:paraId="7C11796B" w14:textId="77777777" w:rsidR="00BB1271" w:rsidRPr="00960811" w:rsidRDefault="00BB1271" w:rsidP="00960811">
            <w:pPr>
              <w:pStyle w:val="ad"/>
              <w:spacing w:beforeLines="20" w:before="48" w:afterLines="20" w:after="48" w:line="240" w:lineRule="auto"/>
              <w:jc w:val="center"/>
              <w:rPr>
                <w:rFonts w:ascii="黑体" w:eastAsia="黑体" w:hAnsi="黑体"/>
                <w:rPrChange w:id="738" w:author="周建中" w:date="2017-05-08T16:27:00Z">
                  <w:rPr/>
                </w:rPrChange>
              </w:rPr>
              <w:pPrChange w:id="739" w:author="周建中" w:date="2017-05-08T16:27:00Z">
                <w:pPr>
                  <w:pStyle w:val="ad"/>
                </w:pPr>
              </w:pPrChange>
            </w:pPr>
            <w:r w:rsidRPr="00960811">
              <w:rPr>
                <w:rFonts w:ascii="黑体" w:eastAsia="黑体" w:hAnsi="黑体"/>
                <w:rPrChange w:id="740" w:author="周建中" w:date="2017-05-08T16:27:00Z">
                  <w:rPr/>
                </w:rPrChange>
              </w:rPr>
              <w:t>构建及依赖管理</w:t>
            </w:r>
          </w:p>
        </w:tc>
        <w:tc>
          <w:tcPr>
            <w:tcW w:w="2054" w:type="dxa"/>
            <w:vAlign w:val="center"/>
            <w:tcPrChange w:id="741" w:author="周建中" w:date="2017-05-08T16:37:00Z">
              <w:tcPr>
                <w:tcW w:w="2054" w:type="dxa"/>
                <w:vAlign w:val="center"/>
              </w:tcPr>
            </w:tcPrChange>
          </w:tcPr>
          <w:p w14:paraId="456BEA5E" w14:textId="77777777" w:rsidR="00BB1271" w:rsidRPr="00FA09C3" w:rsidRDefault="00BB1271" w:rsidP="00960811">
            <w:pPr>
              <w:pStyle w:val="ad"/>
              <w:spacing w:beforeLines="20" w:before="48" w:afterLines="20" w:after="48" w:line="240" w:lineRule="auto"/>
              <w:pPrChange w:id="742" w:author="周建中" w:date="2017-05-08T16:26:00Z">
                <w:pPr>
                  <w:pStyle w:val="ad"/>
                </w:pPr>
              </w:pPrChange>
            </w:pPr>
            <w:r w:rsidRPr="00FA09C3">
              <w:t>maven</w:t>
            </w:r>
          </w:p>
        </w:tc>
        <w:tc>
          <w:tcPr>
            <w:tcW w:w="3284" w:type="dxa"/>
            <w:vAlign w:val="center"/>
            <w:tcPrChange w:id="743" w:author="周建中" w:date="2017-05-08T16:37:00Z">
              <w:tcPr>
                <w:tcW w:w="3284" w:type="dxa"/>
                <w:vAlign w:val="center"/>
              </w:tcPr>
            </w:tcPrChange>
          </w:tcPr>
          <w:p w14:paraId="580AF296" w14:textId="77777777" w:rsidR="00BB1271" w:rsidRPr="00FA09C3" w:rsidRDefault="00BB1271" w:rsidP="00960811">
            <w:pPr>
              <w:pStyle w:val="ad"/>
              <w:spacing w:beforeLines="20" w:before="48" w:afterLines="20" w:after="48" w:line="240" w:lineRule="auto"/>
              <w:pPrChange w:id="744" w:author="周建中" w:date="2017-05-08T16:26:00Z">
                <w:pPr>
                  <w:pStyle w:val="ad"/>
                </w:pPr>
              </w:pPrChange>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Change w:id="745" w:author="周建中" w:date="2017-05-08T16:37:00Z">
              <w:tcPr>
                <w:tcW w:w="1773" w:type="dxa"/>
                <w:vAlign w:val="center"/>
              </w:tcPr>
            </w:tcPrChange>
          </w:tcPr>
          <w:p w14:paraId="3709478C" w14:textId="77777777" w:rsidR="00BB1271" w:rsidRPr="00FA09C3" w:rsidRDefault="00082484" w:rsidP="00960811">
            <w:pPr>
              <w:pStyle w:val="ad"/>
              <w:spacing w:beforeLines="20" w:before="48" w:afterLines="20" w:after="48" w:line="240" w:lineRule="auto"/>
              <w:pPrChange w:id="746" w:author="周建中" w:date="2017-05-08T16:26:00Z">
                <w:pPr>
                  <w:pStyle w:val="ad"/>
                </w:pPr>
              </w:pPrChange>
            </w:pPr>
            <w:r w:rsidRPr="00FA09C3">
              <w:t>可以使用</w:t>
            </w:r>
            <w:r w:rsidR="00E36C68" w:rsidRPr="00FA09C3">
              <w:t>gradle</w:t>
            </w:r>
            <w:r w:rsidRPr="00FA09C3">
              <w:t>代替</w:t>
            </w:r>
          </w:p>
        </w:tc>
      </w:tr>
      <w:tr w:rsidR="00480600" w14:paraId="4F80818B" w14:textId="77777777" w:rsidTr="009174BD">
        <w:trPr>
          <w:jc w:val="center"/>
          <w:trPrChange w:id="747" w:author="周建中" w:date="2017-05-08T16:37:00Z">
            <w:trPr>
              <w:jc w:val="center"/>
            </w:trPr>
          </w:trPrChange>
        </w:trPr>
        <w:tc>
          <w:tcPr>
            <w:tcW w:w="1431" w:type="dxa"/>
            <w:vMerge w:val="restart"/>
            <w:vAlign w:val="center"/>
            <w:tcPrChange w:id="748" w:author="周建中" w:date="2017-05-08T16:37:00Z">
              <w:tcPr>
                <w:tcW w:w="1361" w:type="dxa"/>
                <w:vMerge w:val="restart"/>
                <w:vAlign w:val="center"/>
              </w:tcPr>
            </w:tcPrChange>
          </w:tcPr>
          <w:p w14:paraId="055B1F2B" w14:textId="77777777" w:rsidR="00480600" w:rsidRPr="00960811" w:rsidRDefault="00480600" w:rsidP="00960811">
            <w:pPr>
              <w:pStyle w:val="ad"/>
              <w:spacing w:beforeLines="20" w:before="48" w:afterLines="20" w:after="48" w:line="240" w:lineRule="auto"/>
              <w:jc w:val="center"/>
              <w:rPr>
                <w:rFonts w:ascii="黑体" w:eastAsia="黑体" w:hAnsi="黑体"/>
                <w:rPrChange w:id="749" w:author="周建中" w:date="2017-05-08T16:27:00Z">
                  <w:rPr/>
                </w:rPrChange>
              </w:rPr>
              <w:pPrChange w:id="750" w:author="周建中" w:date="2017-05-08T16:27:00Z">
                <w:pPr>
                  <w:pStyle w:val="ad"/>
                </w:pPr>
              </w:pPrChange>
            </w:pPr>
            <w:r w:rsidRPr="00960811">
              <w:rPr>
                <w:rFonts w:ascii="黑体" w:eastAsia="黑体" w:hAnsi="黑体"/>
                <w:rPrChange w:id="751" w:author="周建中" w:date="2017-05-08T16:27:00Z">
                  <w:rPr/>
                </w:rPrChange>
              </w:rPr>
              <w:t>前端</w:t>
            </w:r>
          </w:p>
        </w:tc>
        <w:tc>
          <w:tcPr>
            <w:tcW w:w="2054" w:type="dxa"/>
            <w:vAlign w:val="center"/>
            <w:tcPrChange w:id="752" w:author="周建中" w:date="2017-05-08T16:37:00Z">
              <w:tcPr>
                <w:tcW w:w="2054" w:type="dxa"/>
                <w:vAlign w:val="center"/>
              </w:tcPr>
            </w:tcPrChange>
          </w:tcPr>
          <w:p w14:paraId="13C76434" w14:textId="77777777" w:rsidR="00480600" w:rsidRPr="00FA09C3" w:rsidRDefault="00480600" w:rsidP="00960811">
            <w:pPr>
              <w:pStyle w:val="ad"/>
              <w:spacing w:beforeLines="20" w:before="48" w:afterLines="20" w:after="48" w:line="240" w:lineRule="auto"/>
              <w:pPrChange w:id="753" w:author="周建中" w:date="2017-05-08T16:26:00Z">
                <w:pPr>
                  <w:pStyle w:val="ad"/>
                </w:pPr>
              </w:pPrChange>
            </w:pPr>
            <w:r w:rsidRPr="00FA09C3">
              <w:t>jQuery</w:t>
            </w:r>
          </w:p>
        </w:tc>
        <w:tc>
          <w:tcPr>
            <w:tcW w:w="3284" w:type="dxa"/>
            <w:vAlign w:val="center"/>
            <w:tcPrChange w:id="754" w:author="周建中" w:date="2017-05-08T16:37:00Z">
              <w:tcPr>
                <w:tcW w:w="3284" w:type="dxa"/>
                <w:vAlign w:val="center"/>
              </w:tcPr>
            </w:tcPrChange>
          </w:tcPr>
          <w:p w14:paraId="635BDF7A" w14:textId="77777777" w:rsidR="00480600" w:rsidRPr="00FA09C3" w:rsidRDefault="00082484" w:rsidP="00960811">
            <w:pPr>
              <w:pStyle w:val="ad"/>
              <w:spacing w:beforeLines="20" w:before="48" w:afterLines="20" w:after="48" w:line="240" w:lineRule="auto"/>
              <w:pPrChange w:id="755" w:author="周建中" w:date="2017-05-08T16:26:00Z">
                <w:pPr>
                  <w:pStyle w:val="ad"/>
                </w:pPr>
              </w:pPrChange>
            </w:pPr>
            <w:r w:rsidRPr="00FA09C3">
              <w:t>dom</w:t>
            </w:r>
            <w:r w:rsidRPr="00FA09C3">
              <w:t>操作框架</w:t>
            </w:r>
          </w:p>
        </w:tc>
        <w:tc>
          <w:tcPr>
            <w:tcW w:w="1773" w:type="dxa"/>
            <w:vAlign w:val="center"/>
            <w:tcPrChange w:id="756" w:author="周建中" w:date="2017-05-08T16:37:00Z">
              <w:tcPr>
                <w:tcW w:w="1773" w:type="dxa"/>
                <w:vAlign w:val="center"/>
              </w:tcPr>
            </w:tcPrChange>
          </w:tcPr>
          <w:p w14:paraId="56993B30" w14:textId="77777777" w:rsidR="00480600" w:rsidRPr="00FA09C3" w:rsidRDefault="00DA20F3" w:rsidP="00960811">
            <w:pPr>
              <w:pStyle w:val="ad"/>
              <w:spacing w:beforeLines="20" w:before="48" w:afterLines="20" w:after="48" w:line="240" w:lineRule="auto"/>
              <w:pPrChange w:id="757" w:author="周建中" w:date="2017-05-08T16:26:00Z">
                <w:pPr>
                  <w:pStyle w:val="ad"/>
                </w:pPr>
              </w:pPrChange>
            </w:pPr>
            <w:r w:rsidRPr="00FA09C3">
              <w:t>简化</w:t>
            </w:r>
            <w:r w:rsidRPr="00FA09C3">
              <w:t>dom</w:t>
            </w:r>
            <w:r w:rsidRPr="00FA09C3">
              <w:t>操作及事件处理</w:t>
            </w:r>
          </w:p>
        </w:tc>
      </w:tr>
      <w:tr w:rsidR="00480600" w14:paraId="631ABDA9" w14:textId="77777777" w:rsidTr="009174BD">
        <w:trPr>
          <w:jc w:val="center"/>
          <w:trPrChange w:id="758" w:author="周建中" w:date="2017-05-08T16:37:00Z">
            <w:trPr>
              <w:jc w:val="center"/>
            </w:trPr>
          </w:trPrChange>
        </w:trPr>
        <w:tc>
          <w:tcPr>
            <w:tcW w:w="1431" w:type="dxa"/>
            <w:vMerge/>
            <w:vAlign w:val="center"/>
            <w:tcPrChange w:id="759" w:author="周建中" w:date="2017-05-08T16:37:00Z">
              <w:tcPr>
                <w:tcW w:w="1361" w:type="dxa"/>
                <w:vMerge/>
                <w:vAlign w:val="center"/>
              </w:tcPr>
            </w:tcPrChange>
          </w:tcPr>
          <w:p w14:paraId="0FF69AEC" w14:textId="77777777" w:rsidR="00480600" w:rsidRPr="00960811" w:rsidRDefault="00480600" w:rsidP="00960811">
            <w:pPr>
              <w:pStyle w:val="ad"/>
              <w:spacing w:beforeLines="20" w:before="48" w:afterLines="20" w:after="48" w:line="240" w:lineRule="auto"/>
              <w:jc w:val="center"/>
              <w:rPr>
                <w:rFonts w:ascii="黑体" w:eastAsia="黑体" w:hAnsi="黑体"/>
                <w:rPrChange w:id="760" w:author="周建中" w:date="2017-05-08T16:27:00Z">
                  <w:rPr/>
                </w:rPrChange>
              </w:rPr>
              <w:pPrChange w:id="761" w:author="周建中" w:date="2017-05-08T16:27:00Z">
                <w:pPr>
                  <w:pStyle w:val="ad"/>
                </w:pPr>
              </w:pPrChange>
            </w:pPr>
          </w:p>
        </w:tc>
        <w:tc>
          <w:tcPr>
            <w:tcW w:w="2054" w:type="dxa"/>
            <w:vAlign w:val="center"/>
            <w:tcPrChange w:id="762" w:author="周建中" w:date="2017-05-08T16:37:00Z">
              <w:tcPr>
                <w:tcW w:w="2054" w:type="dxa"/>
                <w:vAlign w:val="center"/>
              </w:tcPr>
            </w:tcPrChange>
          </w:tcPr>
          <w:p w14:paraId="02A21905" w14:textId="77777777" w:rsidR="00480600" w:rsidRPr="00FA09C3" w:rsidRDefault="00480600" w:rsidP="00960811">
            <w:pPr>
              <w:pStyle w:val="ad"/>
              <w:spacing w:beforeLines="20" w:before="48" w:afterLines="20" w:after="48" w:line="240" w:lineRule="auto"/>
              <w:pPrChange w:id="763" w:author="周建中" w:date="2017-05-08T16:26:00Z">
                <w:pPr>
                  <w:pStyle w:val="ad"/>
                </w:pPr>
              </w:pPrChange>
            </w:pPr>
            <w:r w:rsidRPr="00FA09C3">
              <w:t>lodash</w:t>
            </w:r>
          </w:p>
        </w:tc>
        <w:tc>
          <w:tcPr>
            <w:tcW w:w="3284" w:type="dxa"/>
            <w:vAlign w:val="center"/>
            <w:tcPrChange w:id="764" w:author="周建中" w:date="2017-05-08T16:37:00Z">
              <w:tcPr>
                <w:tcW w:w="3284" w:type="dxa"/>
                <w:vAlign w:val="center"/>
              </w:tcPr>
            </w:tcPrChange>
          </w:tcPr>
          <w:p w14:paraId="1FA67AA8" w14:textId="77777777" w:rsidR="00480600" w:rsidRPr="00FA09C3" w:rsidRDefault="00DA20F3" w:rsidP="00960811">
            <w:pPr>
              <w:pStyle w:val="ad"/>
              <w:spacing w:beforeLines="20" w:before="48" w:afterLines="20" w:after="48" w:line="240" w:lineRule="auto"/>
              <w:pPrChange w:id="765" w:author="周建中" w:date="2017-05-08T16:26:00Z">
                <w:pPr>
                  <w:pStyle w:val="ad"/>
                </w:pPr>
              </w:pPrChange>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Change w:id="766" w:author="周建中" w:date="2017-05-08T16:37:00Z">
              <w:tcPr>
                <w:tcW w:w="1773" w:type="dxa"/>
                <w:vAlign w:val="center"/>
              </w:tcPr>
            </w:tcPrChange>
          </w:tcPr>
          <w:p w14:paraId="50BC4E75" w14:textId="77777777" w:rsidR="00480600" w:rsidRPr="00FA09C3" w:rsidRDefault="00705DB5" w:rsidP="00960811">
            <w:pPr>
              <w:pStyle w:val="ad"/>
              <w:spacing w:beforeLines="20" w:before="48" w:afterLines="20" w:after="48" w:line="240" w:lineRule="auto"/>
              <w:pPrChange w:id="767" w:author="周建中" w:date="2017-05-08T16:26:00Z">
                <w:pPr>
                  <w:pStyle w:val="ad"/>
                </w:pPr>
              </w:pPrChange>
            </w:pPr>
            <w:r w:rsidRPr="00FA09C3">
              <w:t>javascript</w:t>
            </w:r>
            <w:r w:rsidRPr="00FA09C3">
              <w:t>语言框架</w:t>
            </w:r>
          </w:p>
        </w:tc>
      </w:tr>
      <w:tr w:rsidR="00480600" w14:paraId="74A5CCD4" w14:textId="77777777" w:rsidTr="009174BD">
        <w:trPr>
          <w:jc w:val="center"/>
          <w:trPrChange w:id="768" w:author="周建中" w:date="2017-05-08T16:37:00Z">
            <w:trPr>
              <w:jc w:val="center"/>
            </w:trPr>
          </w:trPrChange>
        </w:trPr>
        <w:tc>
          <w:tcPr>
            <w:tcW w:w="1431" w:type="dxa"/>
            <w:vMerge/>
            <w:vAlign w:val="center"/>
            <w:tcPrChange w:id="769" w:author="周建中" w:date="2017-05-08T16:37:00Z">
              <w:tcPr>
                <w:tcW w:w="1361" w:type="dxa"/>
                <w:vMerge/>
                <w:vAlign w:val="center"/>
              </w:tcPr>
            </w:tcPrChange>
          </w:tcPr>
          <w:p w14:paraId="13EAF076" w14:textId="77777777" w:rsidR="00480600" w:rsidRPr="00960811" w:rsidRDefault="00480600" w:rsidP="00960811">
            <w:pPr>
              <w:pStyle w:val="ad"/>
              <w:spacing w:beforeLines="20" w:before="48" w:afterLines="20" w:after="48" w:line="240" w:lineRule="auto"/>
              <w:jc w:val="center"/>
              <w:rPr>
                <w:rFonts w:ascii="黑体" w:eastAsia="黑体" w:hAnsi="黑体"/>
                <w:rPrChange w:id="770" w:author="周建中" w:date="2017-05-08T16:27:00Z">
                  <w:rPr/>
                </w:rPrChange>
              </w:rPr>
              <w:pPrChange w:id="771" w:author="周建中" w:date="2017-05-08T16:27:00Z">
                <w:pPr>
                  <w:pStyle w:val="ad"/>
                </w:pPr>
              </w:pPrChange>
            </w:pPr>
          </w:p>
        </w:tc>
        <w:tc>
          <w:tcPr>
            <w:tcW w:w="2054" w:type="dxa"/>
            <w:vAlign w:val="center"/>
            <w:tcPrChange w:id="772" w:author="周建中" w:date="2017-05-08T16:37:00Z">
              <w:tcPr>
                <w:tcW w:w="2054" w:type="dxa"/>
                <w:vAlign w:val="center"/>
              </w:tcPr>
            </w:tcPrChange>
          </w:tcPr>
          <w:p w14:paraId="3717A035" w14:textId="77777777" w:rsidR="00480600" w:rsidRPr="00FA09C3" w:rsidRDefault="00480600" w:rsidP="00960811">
            <w:pPr>
              <w:pStyle w:val="ad"/>
              <w:spacing w:beforeLines="20" w:before="48" w:afterLines="20" w:after="48" w:line="240" w:lineRule="auto"/>
              <w:pPrChange w:id="773" w:author="周建中" w:date="2017-05-08T16:26:00Z">
                <w:pPr>
                  <w:pStyle w:val="ad"/>
                </w:pPr>
              </w:pPrChange>
            </w:pPr>
            <w:r w:rsidRPr="00FA09C3">
              <w:t>jQuery easyui</w:t>
            </w:r>
          </w:p>
        </w:tc>
        <w:tc>
          <w:tcPr>
            <w:tcW w:w="3284" w:type="dxa"/>
            <w:vAlign w:val="center"/>
            <w:tcPrChange w:id="774" w:author="周建中" w:date="2017-05-08T16:37:00Z">
              <w:tcPr>
                <w:tcW w:w="3284" w:type="dxa"/>
                <w:vAlign w:val="center"/>
              </w:tcPr>
            </w:tcPrChange>
          </w:tcPr>
          <w:p w14:paraId="2069D3B8" w14:textId="77777777" w:rsidR="00480600" w:rsidRPr="00FA09C3" w:rsidRDefault="00DA20F3" w:rsidP="00960811">
            <w:pPr>
              <w:pStyle w:val="ad"/>
              <w:spacing w:beforeLines="20" w:before="48" w:afterLines="20" w:after="48" w:line="240" w:lineRule="auto"/>
              <w:pPrChange w:id="775" w:author="周建中" w:date="2017-05-08T16:26:00Z">
                <w:pPr>
                  <w:pStyle w:val="ad"/>
                </w:pPr>
              </w:pPrChange>
            </w:pPr>
            <w:r w:rsidRPr="00FA09C3">
              <w:t>前端</w:t>
            </w:r>
            <w:r w:rsidRPr="00FA09C3">
              <w:t>ui</w:t>
            </w:r>
            <w:r w:rsidRPr="00FA09C3">
              <w:t>框架</w:t>
            </w:r>
          </w:p>
        </w:tc>
        <w:tc>
          <w:tcPr>
            <w:tcW w:w="1773" w:type="dxa"/>
            <w:vAlign w:val="center"/>
            <w:tcPrChange w:id="776" w:author="周建中" w:date="2017-05-08T16:37:00Z">
              <w:tcPr>
                <w:tcW w:w="1773" w:type="dxa"/>
                <w:vAlign w:val="center"/>
              </w:tcPr>
            </w:tcPrChange>
          </w:tcPr>
          <w:p w14:paraId="16EBF1BE" w14:textId="77777777" w:rsidR="00480600" w:rsidRPr="00FA09C3" w:rsidRDefault="00DA20F3" w:rsidP="00960811">
            <w:pPr>
              <w:pStyle w:val="ad"/>
              <w:spacing w:beforeLines="20" w:before="48" w:afterLines="20" w:after="48" w:line="240" w:lineRule="auto"/>
              <w:pPrChange w:id="777" w:author="周建中" w:date="2017-05-08T16:26:00Z">
                <w:pPr>
                  <w:pStyle w:val="ad"/>
                </w:pPr>
              </w:pPrChange>
            </w:pPr>
            <w:r w:rsidRPr="00FA09C3">
              <w:t>易用性较强</w:t>
            </w:r>
          </w:p>
        </w:tc>
      </w:tr>
      <w:tr w:rsidR="0072754B" w14:paraId="1B121E5E" w14:textId="77777777" w:rsidTr="009174BD">
        <w:trPr>
          <w:jc w:val="center"/>
          <w:trPrChange w:id="778" w:author="周建中" w:date="2017-05-08T16:37:00Z">
            <w:trPr>
              <w:jc w:val="center"/>
            </w:trPr>
          </w:trPrChange>
        </w:trPr>
        <w:tc>
          <w:tcPr>
            <w:tcW w:w="1431" w:type="dxa"/>
            <w:vMerge w:val="restart"/>
            <w:vAlign w:val="center"/>
            <w:tcPrChange w:id="779" w:author="周建中" w:date="2017-05-08T16:37:00Z">
              <w:tcPr>
                <w:tcW w:w="1361" w:type="dxa"/>
                <w:vMerge w:val="restart"/>
                <w:vAlign w:val="center"/>
              </w:tcPr>
            </w:tcPrChange>
          </w:tcPr>
          <w:p w14:paraId="17AFD3CF" w14:textId="77777777" w:rsidR="0072754B" w:rsidRPr="00960811" w:rsidRDefault="0072754B" w:rsidP="00960811">
            <w:pPr>
              <w:pStyle w:val="ad"/>
              <w:spacing w:beforeLines="20" w:before="48" w:afterLines="20" w:after="48" w:line="240" w:lineRule="auto"/>
              <w:jc w:val="center"/>
              <w:rPr>
                <w:rFonts w:ascii="黑体" w:eastAsia="黑体" w:hAnsi="黑体"/>
                <w:rPrChange w:id="780" w:author="周建中" w:date="2017-05-08T16:27:00Z">
                  <w:rPr/>
                </w:rPrChange>
              </w:rPr>
              <w:pPrChange w:id="781" w:author="周建中" w:date="2017-05-08T16:27:00Z">
                <w:pPr>
                  <w:pStyle w:val="ad"/>
                </w:pPr>
              </w:pPrChange>
            </w:pPr>
            <w:r w:rsidRPr="00960811">
              <w:rPr>
                <w:rFonts w:ascii="黑体" w:eastAsia="黑体" w:hAnsi="黑体"/>
                <w:rPrChange w:id="782" w:author="周建中" w:date="2017-05-08T16:27:00Z">
                  <w:rPr/>
                </w:rPrChange>
              </w:rPr>
              <w:t>后端</w:t>
            </w:r>
          </w:p>
        </w:tc>
        <w:tc>
          <w:tcPr>
            <w:tcW w:w="2054" w:type="dxa"/>
            <w:vAlign w:val="center"/>
            <w:tcPrChange w:id="783" w:author="周建中" w:date="2017-05-08T16:37:00Z">
              <w:tcPr>
                <w:tcW w:w="2054" w:type="dxa"/>
                <w:vAlign w:val="center"/>
              </w:tcPr>
            </w:tcPrChange>
          </w:tcPr>
          <w:p w14:paraId="4F5D6A2A" w14:textId="77777777" w:rsidR="0072754B" w:rsidRPr="00FA09C3" w:rsidRDefault="0072754B" w:rsidP="00960811">
            <w:pPr>
              <w:pStyle w:val="ad"/>
              <w:spacing w:beforeLines="20" w:before="48" w:afterLines="20" w:after="48" w:line="240" w:lineRule="auto"/>
              <w:pPrChange w:id="784" w:author="周建中" w:date="2017-05-08T16:26:00Z">
                <w:pPr>
                  <w:pStyle w:val="ad"/>
                </w:pPr>
              </w:pPrChange>
            </w:pPr>
            <w:r w:rsidRPr="00FA09C3">
              <w:t>spring</w:t>
            </w:r>
          </w:p>
        </w:tc>
        <w:tc>
          <w:tcPr>
            <w:tcW w:w="3284" w:type="dxa"/>
            <w:vAlign w:val="center"/>
            <w:tcPrChange w:id="785" w:author="周建中" w:date="2017-05-08T16:37:00Z">
              <w:tcPr>
                <w:tcW w:w="3284" w:type="dxa"/>
                <w:vAlign w:val="center"/>
              </w:tcPr>
            </w:tcPrChange>
          </w:tcPr>
          <w:p w14:paraId="4DBEAF6A" w14:textId="77777777" w:rsidR="0072754B" w:rsidRPr="00FA09C3" w:rsidRDefault="00DA20F3" w:rsidP="00960811">
            <w:pPr>
              <w:pStyle w:val="ad"/>
              <w:spacing w:beforeLines="20" w:before="48" w:afterLines="20" w:after="48" w:line="240" w:lineRule="auto"/>
              <w:pPrChange w:id="786" w:author="周建中" w:date="2017-05-08T16:26:00Z">
                <w:pPr>
                  <w:pStyle w:val="ad"/>
                </w:pPr>
              </w:pPrChange>
            </w:pPr>
            <w:r w:rsidRPr="00FA09C3">
              <w:t>java</w:t>
            </w:r>
            <w:r w:rsidRPr="00FA09C3">
              <w:t>语言框架</w:t>
            </w:r>
          </w:p>
        </w:tc>
        <w:tc>
          <w:tcPr>
            <w:tcW w:w="1773" w:type="dxa"/>
            <w:vAlign w:val="center"/>
            <w:tcPrChange w:id="787" w:author="周建中" w:date="2017-05-08T16:37:00Z">
              <w:tcPr>
                <w:tcW w:w="1773" w:type="dxa"/>
                <w:vAlign w:val="center"/>
              </w:tcPr>
            </w:tcPrChange>
          </w:tcPr>
          <w:p w14:paraId="275C4D67" w14:textId="77777777" w:rsidR="0072754B" w:rsidRPr="00FA09C3" w:rsidRDefault="0072754B" w:rsidP="00960811">
            <w:pPr>
              <w:pStyle w:val="ad"/>
              <w:spacing w:beforeLines="20" w:before="48" w:afterLines="20" w:after="48" w:line="240" w:lineRule="auto"/>
              <w:pPrChange w:id="788" w:author="周建中" w:date="2017-05-08T16:26:00Z">
                <w:pPr>
                  <w:pStyle w:val="ad"/>
                </w:pPr>
              </w:pPrChange>
            </w:pPr>
          </w:p>
        </w:tc>
      </w:tr>
      <w:tr w:rsidR="0072754B" w14:paraId="297373CB" w14:textId="77777777" w:rsidTr="009174BD">
        <w:trPr>
          <w:jc w:val="center"/>
          <w:trPrChange w:id="789" w:author="周建中" w:date="2017-05-08T16:37:00Z">
            <w:trPr>
              <w:jc w:val="center"/>
            </w:trPr>
          </w:trPrChange>
        </w:trPr>
        <w:tc>
          <w:tcPr>
            <w:tcW w:w="1431" w:type="dxa"/>
            <w:vMerge/>
            <w:vAlign w:val="center"/>
            <w:tcPrChange w:id="790" w:author="周建中" w:date="2017-05-08T16:37:00Z">
              <w:tcPr>
                <w:tcW w:w="1361" w:type="dxa"/>
                <w:vMerge/>
                <w:vAlign w:val="center"/>
              </w:tcPr>
            </w:tcPrChange>
          </w:tcPr>
          <w:p w14:paraId="2123CD99" w14:textId="77777777" w:rsidR="0072754B" w:rsidRPr="00960811" w:rsidRDefault="0072754B" w:rsidP="00960811">
            <w:pPr>
              <w:pStyle w:val="ad"/>
              <w:spacing w:beforeLines="20" w:before="48" w:afterLines="20" w:after="48" w:line="240" w:lineRule="auto"/>
              <w:jc w:val="center"/>
              <w:rPr>
                <w:rFonts w:ascii="黑体" w:eastAsia="黑体" w:hAnsi="黑体"/>
                <w:rPrChange w:id="791" w:author="周建中" w:date="2017-05-08T16:27:00Z">
                  <w:rPr/>
                </w:rPrChange>
              </w:rPr>
              <w:pPrChange w:id="792" w:author="周建中" w:date="2017-05-08T16:27:00Z">
                <w:pPr>
                  <w:pStyle w:val="ad"/>
                </w:pPr>
              </w:pPrChange>
            </w:pPr>
          </w:p>
        </w:tc>
        <w:tc>
          <w:tcPr>
            <w:tcW w:w="2054" w:type="dxa"/>
            <w:vAlign w:val="center"/>
            <w:tcPrChange w:id="793" w:author="周建中" w:date="2017-05-08T16:37:00Z">
              <w:tcPr>
                <w:tcW w:w="2054" w:type="dxa"/>
                <w:vAlign w:val="center"/>
              </w:tcPr>
            </w:tcPrChange>
          </w:tcPr>
          <w:p w14:paraId="75932B10" w14:textId="77777777" w:rsidR="0072754B" w:rsidRPr="00FA09C3" w:rsidRDefault="0072754B" w:rsidP="00960811">
            <w:pPr>
              <w:pStyle w:val="ad"/>
              <w:spacing w:beforeLines="20" w:before="48" w:afterLines="20" w:after="48" w:line="240" w:lineRule="auto"/>
              <w:pPrChange w:id="794" w:author="周建中" w:date="2017-05-08T16:26:00Z">
                <w:pPr>
                  <w:pStyle w:val="ad"/>
                </w:pPr>
              </w:pPrChange>
            </w:pPr>
            <w:r w:rsidRPr="00FA09C3">
              <w:t>spring jdbc</w:t>
            </w:r>
          </w:p>
        </w:tc>
        <w:tc>
          <w:tcPr>
            <w:tcW w:w="3284" w:type="dxa"/>
            <w:vAlign w:val="center"/>
            <w:tcPrChange w:id="795" w:author="周建中" w:date="2017-05-08T16:37:00Z">
              <w:tcPr>
                <w:tcW w:w="3284" w:type="dxa"/>
                <w:vAlign w:val="center"/>
              </w:tcPr>
            </w:tcPrChange>
          </w:tcPr>
          <w:p w14:paraId="29E805C4" w14:textId="77777777" w:rsidR="0072754B" w:rsidRPr="00FA09C3" w:rsidRDefault="00FE1F7A" w:rsidP="00960811">
            <w:pPr>
              <w:pStyle w:val="ad"/>
              <w:spacing w:beforeLines="20" w:before="48" w:afterLines="20" w:after="48" w:line="240" w:lineRule="auto"/>
              <w:pPrChange w:id="796" w:author="周建中" w:date="2017-05-08T16:26:00Z">
                <w:pPr>
                  <w:pStyle w:val="ad"/>
                </w:pPr>
              </w:pPrChange>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Change w:id="797" w:author="周建中" w:date="2017-05-08T16:37:00Z">
              <w:tcPr>
                <w:tcW w:w="1773" w:type="dxa"/>
                <w:vAlign w:val="center"/>
              </w:tcPr>
            </w:tcPrChange>
          </w:tcPr>
          <w:p w14:paraId="4531FAE8" w14:textId="77777777" w:rsidR="0072754B" w:rsidRPr="00FA09C3" w:rsidRDefault="0072754B" w:rsidP="00960811">
            <w:pPr>
              <w:pStyle w:val="ad"/>
              <w:spacing w:beforeLines="20" w:before="48" w:afterLines="20" w:after="48" w:line="240" w:lineRule="auto"/>
              <w:pPrChange w:id="798" w:author="周建中" w:date="2017-05-08T16:26:00Z">
                <w:pPr>
                  <w:pStyle w:val="ad"/>
                </w:pPr>
              </w:pPrChange>
            </w:pPr>
          </w:p>
        </w:tc>
      </w:tr>
      <w:tr w:rsidR="0072754B" w14:paraId="733933FD" w14:textId="77777777" w:rsidTr="009174BD">
        <w:trPr>
          <w:jc w:val="center"/>
          <w:trPrChange w:id="799" w:author="周建中" w:date="2017-05-08T16:37:00Z">
            <w:trPr>
              <w:jc w:val="center"/>
            </w:trPr>
          </w:trPrChange>
        </w:trPr>
        <w:tc>
          <w:tcPr>
            <w:tcW w:w="1431" w:type="dxa"/>
            <w:vMerge/>
            <w:vAlign w:val="center"/>
            <w:tcPrChange w:id="800" w:author="周建中" w:date="2017-05-08T16:37:00Z">
              <w:tcPr>
                <w:tcW w:w="1361" w:type="dxa"/>
                <w:vMerge/>
                <w:vAlign w:val="center"/>
              </w:tcPr>
            </w:tcPrChange>
          </w:tcPr>
          <w:p w14:paraId="4D2E0099" w14:textId="77777777" w:rsidR="0072754B" w:rsidRPr="00960811" w:rsidRDefault="0072754B" w:rsidP="00960811">
            <w:pPr>
              <w:pStyle w:val="ad"/>
              <w:spacing w:beforeLines="20" w:before="48" w:afterLines="20" w:after="48" w:line="240" w:lineRule="auto"/>
              <w:jc w:val="center"/>
              <w:rPr>
                <w:rFonts w:ascii="黑体" w:eastAsia="黑体" w:hAnsi="黑体"/>
                <w:rPrChange w:id="801" w:author="周建中" w:date="2017-05-08T16:27:00Z">
                  <w:rPr/>
                </w:rPrChange>
              </w:rPr>
              <w:pPrChange w:id="802" w:author="周建中" w:date="2017-05-08T16:27:00Z">
                <w:pPr>
                  <w:pStyle w:val="ad"/>
                </w:pPr>
              </w:pPrChange>
            </w:pPr>
          </w:p>
        </w:tc>
        <w:tc>
          <w:tcPr>
            <w:tcW w:w="2054" w:type="dxa"/>
            <w:vAlign w:val="center"/>
            <w:tcPrChange w:id="803" w:author="周建中" w:date="2017-05-08T16:37:00Z">
              <w:tcPr>
                <w:tcW w:w="2054" w:type="dxa"/>
                <w:vAlign w:val="center"/>
              </w:tcPr>
            </w:tcPrChange>
          </w:tcPr>
          <w:p w14:paraId="78D9BCDA" w14:textId="77777777" w:rsidR="0072754B" w:rsidRPr="00FA09C3" w:rsidRDefault="0072754B" w:rsidP="00960811">
            <w:pPr>
              <w:pStyle w:val="ad"/>
              <w:spacing w:beforeLines="20" w:before="48" w:afterLines="20" w:after="48" w:line="240" w:lineRule="auto"/>
              <w:pPrChange w:id="804" w:author="周建中" w:date="2017-05-08T16:26:00Z">
                <w:pPr>
                  <w:pStyle w:val="ad"/>
                </w:pPr>
              </w:pPrChange>
            </w:pPr>
            <w:r w:rsidRPr="00FA09C3">
              <w:t>derby</w:t>
            </w:r>
          </w:p>
        </w:tc>
        <w:tc>
          <w:tcPr>
            <w:tcW w:w="3284" w:type="dxa"/>
            <w:vAlign w:val="center"/>
            <w:tcPrChange w:id="805" w:author="周建中" w:date="2017-05-08T16:37:00Z">
              <w:tcPr>
                <w:tcW w:w="3284" w:type="dxa"/>
                <w:vAlign w:val="center"/>
              </w:tcPr>
            </w:tcPrChange>
          </w:tcPr>
          <w:p w14:paraId="542EFE24" w14:textId="77777777" w:rsidR="0072754B" w:rsidRPr="00FA09C3" w:rsidRDefault="0072754B" w:rsidP="00960811">
            <w:pPr>
              <w:pStyle w:val="ad"/>
              <w:spacing w:beforeLines="20" w:before="48" w:afterLines="20" w:after="48" w:line="240" w:lineRule="auto"/>
              <w:pPrChange w:id="806" w:author="周建中" w:date="2017-05-08T16:26:00Z">
                <w:pPr>
                  <w:pStyle w:val="ad"/>
                </w:pPr>
              </w:pPrChange>
            </w:pPr>
            <w:r w:rsidRPr="00FA09C3">
              <w:t>使用</w:t>
            </w:r>
            <w:r w:rsidRPr="00FA09C3">
              <w:t>java</w:t>
            </w:r>
            <w:r w:rsidRPr="00FA09C3">
              <w:t>开发的数据库，支持以内嵌或服务器方式运行</w:t>
            </w:r>
          </w:p>
        </w:tc>
        <w:tc>
          <w:tcPr>
            <w:tcW w:w="1773" w:type="dxa"/>
            <w:vAlign w:val="center"/>
            <w:tcPrChange w:id="807" w:author="周建中" w:date="2017-05-08T16:37:00Z">
              <w:tcPr>
                <w:tcW w:w="1773" w:type="dxa"/>
                <w:vAlign w:val="center"/>
              </w:tcPr>
            </w:tcPrChange>
          </w:tcPr>
          <w:p w14:paraId="29D88A2A" w14:textId="77777777" w:rsidR="0072754B" w:rsidRPr="00FA09C3" w:rsidRDefault="0072754B" w:rsidP="00960811">
            <w:pPr>
              <w:pStyle w:val="ad"/>
              <w:spacing w:beforeLines="20" w:before="48" w:afterLines="20" w:after="48" w:line="240" w:lineRule="auto"/>
              <w:pPrChange w:id="808" w:author="周建中" w:date="2017-05-08T16:26:00Z">
                <w:pPr>
                  <w:pStyle w:val="ad"/>
                </w:pPr>
              </w:pPrChange>
            </w:pPr>
            <w:r w:rsidRPr="00FA09C3">
              <w:t>derby</w:t>
            </w:r>
            <w:r w:rsidRPr="00FA09C3">
              <w:t>足够小巧</w:t>
            </w:r>
            <w:r w:rsidR="00C32B4E" w:rsidRPr="00FA09C3">
              <w:t>并且</w:t>
            </w:r>
            <w:r w:rsidR="00C32B4E" w:rsidRPr="00FA09C3">
              <w:t>api</w:t>
            </w:r>
            <w:r w:rsidR="00C32B4E" w:rsidRPr="00FA09C3">
              <w:t>齐全</w:t>
            </w:r>
          </w:p>
        </w:tc>
      </w:tr>
      <w:tr w:rsidR="00E425BB" w14:paraId="194D381A" w14:textId="77777777" w:rsidTr="009174BD">
        <w:trPr>
          <w:jc w:val="center"/>
          <w:trPrChange w:id="809" w:author="周建中" w:date="2017-05-08T16:37:00Z">
            <w:trPr>
              <w:jc w:val="center"/>
            </w:trPr>
          </w:trPrChange>
        </w:trPr>
        <w:tc>
          <w:tcPr>
            <w:tcW w:w="1431" w:type="dxa"/>
            <w:vMerge w:val="restart"/>
            <w:vAlign w:val="center"/>
            <w:tcPrChange w:id="810" w:author="周建中" w:date="2017-05-08T16:37:00Z">
              <w:tcPr>
                <w:tcW w:w="1361" w:type="dxa"/>
                <w:vMerge w:val="restart"/>
                <w:vAlign w:val="center"/>
              </w:tcPr>
            </w:tcPrChange>
          </w:tcPr>
          <w:p w14:paraId="748C5CBB" w14:textId="77777777" w:rsidR="00E425BB" w:rsidRPr="00960811" w:rsidRDefault="00E425BB" w:rsidP="00960811">
            <w:pPr>
              <w:pStyle w:val="ad"/>
              <w:spacing w:beforeLines="20" w:before="48" w:afterLines="20" w:after="48" w:line="240" w:lineRule="auto"/>
              <w:jc w:val="center"/>
              <w:rPr>
                <w:rFonts w:ascii="黑体" w:eastAsia="黑体" w:hAnsi="黑体"/>
                <w:rPrChange w:id="811" w:author="周建中" w:date="2017-05-08T16:27:00Z">
                  <w:rPr/>
                </w:rPrChange>
              </w:rPr>
              <w:pPrChange w:id="812" w:author="周建中" w:date="2017-05-08T16:27:00Z">
                <w:pPr>
                  <w:pStyle w:val="ad"/>
                </w:pPr>
              </w:pPrChange>
            </w:pPr>
            <w:r w:rsidRPr="00960811">
              <w:rPr>
                <w:rFonts w:ascii="黑体" w:eastAsia="黑体" w:hAnsi="黑体"/>
                <w:rPrChange w:id="813" w:author="周建中" w:date="2017-05-08T16:27:00Z">
                  <w:rPr/>
                </w:rPrChange>
              </w:rPr>
              <w:t>前后端数据</w:t>
            </w:r>
            <w:r w:rsidRPr="00960811">
              <w:rPr>
                <w:rFonts w:ascii="黑体" w:eastAsia="黑体" w:hAnsi="黑体"/>
                <w:rPrChange w:id="814" w:author="周建中" w:date="2017-05-08T16:27:00Z">
                  <w:rPr/>
                </w:rPrChange>
              </w:rPr>
              <w:lastRenderedPageBreak/>
              <w:t>通讯方式</w:t>
            </w:r>
          </w:p>
        </w:tc>
        <w:tc>
          <w:tcPr>
            <w:tcW w:w="2054" w:type="dxa"/>
            <w:vAlign w:val="center"/>
            <w:tcPrChange w:id="815" w:author="周建中" w:date="2017-05-08T16:37:00Z">
              <w:tcPr>
                <w:tcW w:w="2054" w:type="dxa"/>
                <w:vAlign w:val="center"/>
              </w:tcPr>
            </w:tcPrChange>
          </w:tcPr>
          <w:p w14:paraId="47CE5A75" w14:textId="77777777" w:rsidR="00E425BB" w:rsidRPr="00FA09C3" w:rsidRDefault="00E425BB" w:rsidP="00960811">
            <w:pPr>
              <w:pStyle w:val="ad"/>
              <w:spacing w:beforeLines="20" w:before="48" w:afterLines="20" w:after="48" w:line="240" w:lineRule="auto"/>
              <w:pPrChange w:id="816" w:author="周建中" w:date="2017-05-08T16:26:00Z">
                <w:pPr>
                  <w:pStyle w:val="ad"/>
                </w:pPr>
              </w:pPrChange>
            </w:pPr>
            <w:r w:rsidRPr="00FA09C3">
              <w:lastRenderedPageBreak/>
              <w:t>ajax</w:t>
            </w:r>
          </w:p>
        </w:tc>
        <w:tc>
          <w:tcPr>
            <w:tcW w:w="3284" w:type="dxa"/>
            <w:vAlign w:val="center"/>
            <w:tcPrChange w:id="817" w:author="周建中" w:date="2017-05-08T16:37:00Z">
              <w:tcPr>
                <w:tcW w:w="3284" w:type="dxa"/>
                <w:vAlign w:val="center"/>
              </w:tcPr>
            </w:tcPrChange>
          </w:tcPr>
          <w:p w14:paraId="52712354" w14:textId="77777777" w:rsidR="00E425BB" w:rsidRPr="00FA09C3" w:rsidRDefault="00CE22A9" w:rsidP="00960811">
            <w:pPr>
              <w:pStyle w:val="ad"/>
              <w:spacing w:beforeLines="20" w:before="48" w:afterLines="20" w:after="48" w:line="240" w:lineRule="auto"/>
              <w:pPrChange w:id="818" w:author="周建中" w:date="2017-05-08T16:26:00Z">
                <w:pPr>
                  <w:pStyle w:val="ad"/>
                </w:pPr>
              </w:pPrChange>
            </w:pPr>
            <w:r w:rsidRPr="00FA09C3">
              <w:t>异步</w:t>
            </w:r>
            <w:r w:rsidRPr="00FA09C3">
              <w:t>javascript</w:t>
            </w:r>
          </w:p>
        </w:tc>
        <w:tc>
          <w:tcPr>
            <w:tcW w:w="1773" w:type="dxa"/>
            <w:vAlign w:val="center"/>
            <w:tcPrChange w:id="819" w:author="周建中" w:date="2017-05-08T16:37:00Z">
              <w:tcPr>
                <w:tcW w:w="1773" w:type="dxa"/>
                <w:vAlign w:val="center"/>
              </w:tcPr>
            </w:tcPrChange>
          </w:tcPr>
          <w:p w14:paraId="59652BC6" w14:textId="77777777" w:rsidR="00E425BB" w:rsidRPr="00FA09C3" w:rsidRDefault="00E425BB" w:rsidP="00960811">
            <w:pPr>
              <w:pStyle w:val="ad"/>
              <w:spacing w:beforeLines="20" w:before="48" w:afterLines="20" w:after="48" w:line="240" w:lineRule="auto"/>
              <w:pPrChange w:id="820" w:author="周建中" w:date="2017-05-08T16:26:00Z">
                <w:pPr>
                  <w:pStyle w:val="ad"/>
                </w:pPr>
              </w:pPrChange>
            </w:pPr>
          </w:p>
        </w:tc>
      </w:tr>
      <w:tr w:rsidR="00E425BB" w14:paraId="6ABD1951" w14:textId="77777777" w:rsidTr="009174BD">
        <w:trPr>
          <w:jc w:val="center"/>
          <w:trPrChange w:id="821" w:author="周建中" w:date="2017-05-08T16:37:00Z">
            <w:trPr>
              <w:jc w:val="center"/>
            </w:trPr>
          </w:trPrChange>
        </w:trPr>
        <w:tc>
          <w:tcPr>
            <w:tcW w:w="1431" w:type="dxa"/>
            <w:vMerge/>
            <w:vAlign w:val="center"/>
            <w:tcPrChange w:id="822" w:author="周建中" w:date="2017-05-08T16:37:00Z">
              <w:tcPr>
                <w:tcW w:w="1361" w:type="dxa"/>
                <w:vMerge/>
                <w:vAlign w:val="center"/>
              </w:tcPr>
            </w:tcPrChange>
          </w:tcPr>
          <w:p w14:paraId="426E09DF" w14:textId="77777777" w:rsidR="00E425BB" w:rsidRPr="00FA09C3" w:rsidRDefault="00E425BB" w:rsidP="00960811">
            <w:pPr>
              <w:pStyle w:val="ad"/>
              <w:spacing w:beforeLines="20" w:before="48" w:afterLines="20" w:after="48" w:line="240" w:lineRule="auto"/>
              <w:pPrChange w:id="823" w:author="周建中" w:date="2017-05-08T16:26:00Z">
                <w:pPr>
                  <w:pStyle w:val="ad"/>
                </w:pPr>
              </w:pPrChange>
            </w:pPr>
          </w:p>
        </w:tc>
        <w:tc>
          <w:tcPr>
            <w:tcW w:w="2054" w:type="dxa"/>
            <w:vAlign w:val="center"/>
            <w:tcPrChange w:id="824" w:author="周建中" w:date="2017-05-08T16:37:00Z">
              <w:tcPr>
                <w:tcW w:w="2054" w:type="dxa"/>
                <w:vAlign w:val="center"/>
              </w:tcPr>
            </w:tcPrChange>
          </w:tcPr>
          <w:p w14:paraId="127D9458" w14:textId="77777777" w:rsidR="00E425BB" w:rsidRPr="00FA09C3" w:rsidRDefault="00E425BB" w:rsidP="00960811">
            <w:pPr>
              <w:pStyle w:val="ad"/>
              <w:spacing w:beforeLines="20" w:before="48" w:afterLines="20" w:after="48" w:line="240" w:lineRule="auto"/>
              <w:pPrChange w:id="825" w:author="周建中" w:date="2017-05-08T16:26:00Z">
                <w:pPr>
                  <w:pStyle w:val="ad"/>
                </w:pPr>
              </w:pPrChange>
            </w:pPr>
            <w:r w:rsidRPr="00FA09C3">
              <w:t>json</w:t>
            </w:r>
          </w:p>
        </w:tc>
        <w:tc>
          <w:tcPr>
            <w:tcW w:w="3284" w:type="dxa"/>
            <w:vAlign w:val="center"/>
            <w:tcPrChange w:id="826" w:author="周建中" w:date="2017-05-08T16:37:00Z">
              <w:tcPr>
                <w:tcW w:w="3284" w:type="dxa"/>
                <w:vAlign w:val="center"/>
              </w:tcPr>
            </w:tcPrChange>
          </w:tcPr>
          <w:p w14:paraId="76B0AFC2" w14:textId="77777777" w:rsidR="00E425BB" w:rsidRPr="00FA09C3" w:rsidRDefault="00FA5CB0" w:rsidP="00960811">
            <w:pPr>
              <w:pStyle w:val="ad"/>
              <w:spacing w:beforeLines="20" w:before="48" w:afterLines="20" w:after="48" w:line="240" w:lineRule="auto"/>
              <w:pPrChange w:id="827" w:author="周建中" w:date="2017-05-08T16:26:00Z">
                <w:pPr>
                  <w:pStyle w:val="ad"/>
                </w:pPr>
              </w:pPrChange>
            </w:pPr>
            <w:r w:rsidRPr="00FA09C3">
              <w:t>javascript</w:t>
            </w:r>
            <w:r w:rsidRPr="00FA09C3">
              <w:t>对象注记法</w:t>
            </w:r>
          </w:p>
        </w:tc>
        <w:tc>
          <w:tcPr>
            <w:tcW w:w="1773" w:type="dxa"/>
            <w:vAlign w:val="center"/>
            <w:tcPrChange w:id="828" w:author="周建中" w:date="2017-05-08T16:37:00Z">
              <w:tcPr>
                <w:tcW w:w="1773" w:type="dxa"/>
                <w:vAlign w:val="center"/>
              </w:tcPr>
            </w:tcPrChange>
          </w:tcPr>
          <w:p w14:paraId="7353A3BA" w14:textId="77777777" w:rsidR="00E425BB" w:rsidRPr="00FA09C3" w:rsidRDefault="00E461BF" w:rsidP="00960811">
            <w:pPr>
              <w:pStyle w:val="ad"/>
              <w:spacing w:beforeLines="20" w:before="48" w:afterLines="20" w:after="48" w:line="240" w:lineRule="auto"/>
              <w:pPrChange w:id="829" w:author="周建中" w:date="2017-05-08T16:26:00Z">
                <w:pPr>
                  <w:pStyle w:val="ad"/>
                </w:pPr>
              </w:pPrChange>
            </w:pPr>
            <w:r w:rsidRPr="00FA09C3">
              <w:t>高效的数据传输格式</w:t>
            </w:r>
          </w:p>
        </w:tc>
      </w:tr>
      <w:tr w:rsidR="00E425BB" w14:paraId="6FED2C7F" w14:textId="77777777" w:rsidTr="009174BD">
        <w:trPr>
          <w:jc w:val="center"/>
          <w:trPrChange w:id="830" w:author="周建中" w:date="2017-05-08T16:37:00Z">
            <w:trPr>
              <w:jc w:val="center"/>
            </w:trPr>
          </w:trPrChange>
        </w:trPr>
        <w:tc>
          <w:tcPr>
            <w:tcW w:w="1431" w:type="dxa"/>
            <w:vMerge/>
            <w:vAlign w:val="center"/>
            <w:tcPrChange w:id="831" w:author="周建中" w:date="2017-05-08T16:37:00Z">
              <w:tcPr>
                <w:tcW w:w="1361" w:type="dxa"/>
                <w:vMerge/>
                <w:vAlign w:val="center"/>
              </w:tcPr>
            </w:tcPrChange>
          </w:tcPr>
          <w:p w14:paraId="73813747" w14:textId="77777777" w:rsidR="00E425BB" w:rsidRPr="00FA09C3" w:rsidRDefault="00E425BB" w:rsidP="00960811">
            <w:pPr>
              <w:pStyle w:val="ad"/>
              <w:spacing w:beforeLines="20" w:before="48" w:afterLines="20" w:after="48" w:line="240" w:lineRule="auto"/>
              <w:pPrChange w:id="832" w:author="周建中" w:date="2017-05-08T16:26:00Z">
                <w:pPr>
                  <w:pStyle w:val="ad"/>
                </w:pPr>
              </w:pPrChange>
            </w:pPr>
          </w:p>
        </w:tc>
        <w:tc>
          <w:tcPr>
            <w:tcW w:w="2054" w:type="dxa"/>
            <w:vAlign w:val="center"/>
            <w:tcPrChange w:id="833" w:author="周建中" w:date="2017-05-08T16:37:00Z">
              <w:tcPr>
                <w:tcW w:w="2054" w:type="dxa"/>
                <w:vAlign w:val="center"/>
              </w:tcPr>
            </w:tcPrChange>
          </w:tcPr>
          <w:p w14:paraId="3F328C7D" w14:textId="77777777" w:rsidR="00E425BB" w:rsidRPr="00FA09C3" w:rsidRDefault="00E425BB" w:rsidP="00960811">
            <w:pPr>
              <w:pStyle w:val="ad"/>
              <w:spacing w:beforeLines="20" w:before="48" w:afterLines="20" w:after="48" w:line="240" w:lineRule="auto"/>
              <w:pPrChange w:id="834" w:author="周建中" w:date="2017-05-08T16:26:00Z">
                <w:pPr>
                  <w:pStyle w:val="ad"/>
                </w:pPr>
              </w:pPrChange>
            </w:pPr>
            <w:r w:rsidRPr="00FA09C3">
              <w:t>groovy json</w:t>
            </w:r>
          </w:p>
        </w:tc>
        <w:tc>
          <w:tcPr>
            <w:tcW w:w="3284" w:type="dxa"/>
            <w:vAlign w:val="center"/>
            <w:tcPrChange w:id="835" w:author="周建中" w:date="2017-05-08T16:37:00Z">
              <w:tcPr>
                <w:tcW w:w="3284" w:type="dxa"/>
                <w:vAlign w:val="center"/>
              </w:tcPr>
            </w:tcPrChange>
          </w:tcPr>
          <w:p w14:paraId="11446E41" w14:textId="77777777" w:rsidR="00E425BB" w:rsidRPr="00FA09C3" w:rsidRDefault="00FA5CB0" w:rsidP="00960811">
            <w:pPr>
              <w:pStyle w:val="ad"/>
              <w:spacing w:beforeLines="20" w:before="48" w:afterLines="20" w:after="48" w:line="240" w:lineRule="auto"/>
              <w:pPrChange w:id="836" w:author="周建中" w:date="2017-05-08T16:26:00Z">
                <w:pPr>
                  <w:pStyle w:val="ad"/>
                </w:pPr>
              </w:pPrChange>
            </w:pPr>
            <w:r w:rsidRPr="00FA09C3">
              <w:t>groovy json</w:t>
            </w:r>
            <w:r w:rsidRPr="00FA09C3">
              <w:t>处理</w:t>
            </w:r>
            <w:r w:rsidRPr="00FA09C3">
              <w:t>api</w:t>
            </w:r>
          </w:p>
        </w:tc>
        <w:tc>
          <w:tcPr>
            <w:tcW w:w="1773" w:type="dxa"/>
            <w:vAlign w:val="center"/>
            <w:tcPrChange w:id="837" w:author="周建中" w:date="2017-05-08T16:37:00Z">
              <w:tcPr>
                <w:tcW w:w="1773" w:type="dxa"/>
                <w:vAlign w:val="center"/>
              </w:tcPr>
            </w:tcPrChange>
          </w:tcPr>
          <w:p w14:paraId="09467B19" w14:textId="77777777" w:rsidR="00E425BB" w:rsidRPr="00FA09C3" w:rsidRDefault="00E425BB" w:rsidP="00960811">
            <w:pPr>
              <w:pStyle w:val="ad"/>
              <w:spacing w:beforeLines="20" w:before="48" w:afterLines="20" w:after="48" w:line="240" w:lineRule="auto"/>
              <w:pPrChange w:id="838" w:author="周建中" w:date="2017-05-08T16:26:00Z">
                <w:pPr>
                  <w:pStyle w:val="ad"/>
                </w:pPr>
              </w:pPrChange>
            </w:pPr>
          </w:p>
        </w:tc>
      </w:tr>
      <w:tr w:rsidR="00E425BB" w14:paraId="7753A81E" w14:textId="77777777" w:rsidTr="009174BD">
        <w:trPr>
          <w:jc w:val="center"/>
          <w:trPrChange w:id="839" w:author="周建中" w:date="2017-05-08T16:37:00Z">
            <w:trPr>
              <w:jc w:val="center"/>
            </w:trPr>
          </w:trPrChange>
        </w:trPr>
        <w:tc>
          <w:tcPr>
            <w:tcW w:w="1431" w:type="dxa"/>
            <w:vMerge/>
            <w:vAlign w:val="center"/>
            <w:tcPrChange w:id="840" w:author="周建中" w:date="2017-05-08T16:37:00Z">
              <w:tcPr>
                <w:tcW w:w="1361" w:type="dxa"/>
                <w:vMerge/>
                <w:vAlign w:val="center"/>
              </w:tcPr>
            </w:tcPrChange>
          </w:tcPr>
          <w:p w14:paraId="78D0E9BD" w14:textId="77777777" w:rsidR="00E425BB" w:rsidRPr="00FA09C3" w:rsidRDefault="00E425BB" w:rsidP="00960811">
            <w:pPr>
              <w:pStyle w:val="ad"/>
              <w:spacing w:beforeLines="20" w:before="48" w:afterLines="20" w:after="48" w:line="240" w:lineRule="auto"/>
              <w:pPrChange w:id="841" w:author="周建中" w:date="2017-05-08T16:26:00Z">
                <w:pPr>
                  <w:pStyle w:val="ad"/>
                </w:pPr>
              </w:pPrChange>
            </w:pPr>
          </w:p>
        </w:tc>
        <w:tc>
          <w:tcPr>
            <w:tcW w:w="2054" w:type="dxa"/>
            <w:vAlign w:val="center"/>
            <w:tcPrChange w:id="842" w:author="周建中" w:date="2017-05-08T16:37:00Z">
              <w:tcPr>
                <w:tcW w:w="2054" w:type="dxa"/>
                <w:vAlign w:val="center"/>
              </w:tcPr>
            </w:tcPrChange>
          </w:tcPr>
          <w:p w14:paraId="01A3DD31" w14:textId="77777777" w:rsidR="00E425BB" w:rsidRPr="00FA09C3" w:rsidRDefault="00E425BB" w:rsidP="00960811">
            <w:pPr>
              <w:pStyle w:val="ad"/>
              <w:spacing w:beforeLines="20" w:before="48" w:afterLines="20" w:after="48" w:line="240" w:lineRule="auto"/>
              <w:pPrChange w:id="843" w:author="周建中" w:date="2017-05-08T16:26:00Z">
                <w:pPr>
                  <w:pStyle w:val="ad"/>
                </w:pPr>
              </w:pPrChange>
            </w:pPr>
            <w:r w:rsidRPr="00FA09C3">
              <w:t>spring+jackson</w:t>
            </w:r>
          </w:p>
        </w:tc>
        <w:tc>
          <w:tcPr>
            <w:tcW w:w="3284" w:type="dxa"/>
            <w:vAlign w:val="center"/>
            <w:tcPrChange w:id="844" w:author="周建中" w:date="2017-05-08T16:37:00Z">
              <w:tcPr>
                <w:tcW w:w="3284" w:type="dxa"/>
                <w:vAlign w:val="center"/>
              </w:tcPr>
            </w:tcPrChange>
          </w:tcPr>
          <w:p w14:paraId="06695913" w14:textId="77777777" w:rsidR="00E425BB" w:rsidRPr="00FA09C3" w:rsidRDefault="00FA5CB0" w:rsidP="00960811">
            <w:pPr>
              <w:pStyle w:val="ad"/>
              <w:spacing w:beforeLines="20" w:before="48" w:afterLines="20" w:after="48" w:line="240" w:lineRule="auto"/>
              <w:pPrChange w:id="845" w:author="周建中" w:date="2017-05-08T16:26:00Z">
                <w:pPr>
                  <w:pStyle w:val="ad"/>
                </w:pPr>
              </w:pPrChange>
            </w:pPr>
            <w:r w:rsidRPr="00FA09C3">
              <w:t>spring</w:t>
            </w:r>
            <w:r w:rsidRPr="00FA09C3">
              <w:t>内置</w:t>
            </w:r>
            <w:r w:rsidRPr="00FA09C3">
              <w:t>json</w:t>
            </w:r>
            <w:r w:rsidRPr="00FA09C3">
              <w:t>处理</w:t>
            </w:r>
            <w:r w:rsidRPr="00FA09C3">
              <w:t>api</w:t>
            </w:r>
          </w:p>
        </w:tc>
        <w:tc>
          <w:tcPr>
            <w:tcW w:w="1773" w:type="dxa"/>
            <w:vAlign w:val="center"/>
            <w:tcPrChange w:id="846" w:author="周建中" w:date="2017-05-08T16:37:00Z">
              <w:tcPr>
                <w:tcW w:w="1773" w:type="dxa"/>
                <w:vAlign w:val="center"/>
              </w:tcPr>
            </w:tcPrChange>
          </w:tcPr>
          <w:p w14:paraId="128AF131" w14:textId="77777777" w:rsidR="00E425BB" w:rsidRPr="00FA09C3" w:rsidRDefault="00E425BB" w:rsidP="00960811">
            <w:pPr>
              <w:pStyle w:val="ad"/>
              <w:spacing w:beforeLines="20" w:before="48" w:afterLines="20" w:after="48" w:line="240" w:lineRule="auto"/>
              <w:pPrChange w:id="847" w:author="周建中" w:date="2017-05-08T16:26:00Z">
                <w:pPr>
                  <w:pStyle w:val="ad"/>
                </w:pPr>
              </w:pPrChange>
            </w:pPr>
          </w:p>
        </w:tc>
      </w:tr>
      <w:tr w:rsidR="008D2DE6" w14:paraId="115566FC" w14:textId="77777777" w:rsidTr="009174BD">
        <w:trPr>
          <w:jc w:val="center"/>
          <w:trPrChange w:id="848" w:author="周建中" w:date="2017-05-08T16:37:00Z">
            <w:trPr>
              <w:jc w:val="center"/>
            </w:trPr>
          </w:trPrChange>
        </w:trPr>
        <w:tc>
          <w:tcPr>
            <w:tcW w:w="1431" w:type="dxa"/>
            <w:vMerge w:val="restart"/>
            <w:vAlign w:val="center"/>
            <w:tcPrChange w:id="849" w:author="周建中" w:date="2017-05-08T16:37:00Z">
              <w:tcPr>
                <w:tcW w:w="1361" w:type="dxa"/>
                <w:vMerge w:val="restart"/>
                <w:vAlign w:val="center"/>
              </w:tcPr>
            </w:tcPrChange>
          </w:tcPr>
          <w:p w14:paraId="5F657420" w14:textId="77777777" w:rsidR="008D2DE6" w:rsidRPr="00960811" w:rsidRDefault="008D2DE6" w:rsidP="00960811">
            <w:pPr>
              <w:pStyle w:val="ad"/>
              <w:spacing w:beforeLines="20" w:before="48" w:afterLines="20" w:after="48" w:line="240" w:lineRule="auto"/>
              <w:jc w:val="center"/>
              <w:rPr>
                <w:rFonts w:ascii="黑体" w:eastAsia="黑体" w:hAnsi="黑体"/>
                <w:rPrChange w:id="850" w:author="周建中" w:date="2017-05-08T16:27:00Z">
                  <w:rPr/>
                </w:rPrChange>
              </w:rPr>
              <w:pPrChange w:id="851" w:author="周建中" w:date="2017-05-08T16:27:00Z">
                <w:pPr>
                  <w:pStyle w:val="ad"/>
                </w:pPr>
              </w:pPrChange>
            </w:pPr>
            <w:r w:rsidRPr="00960811">
              <w:rPr>
                <w:rFonts w:ascii="黑体" w:eastAsia="黑体" w:hAnsi="黑体"/>
                <w:rPrChange w:id="852" w:author="周建中" w:date="2017-05-08T16:27:00Z">
                  <w:rPr/>
                </w:rPrChange>
              </w:rPr>
              <w:t>测试</w:t>
            </w:r>
          </w:p>
        </w:tc>
        <w:tc>
          <w:tcPr>
            <w:tcW w:w="2054" w:type="dxa"/>
            <w:vAlign w:val="center"/>
            <w:tcPrChange w:id="853" w:author="周建中" w:date="2017-05-08T16:37:00Z">
              <w:tcPr>
                <w:tcW w:w="2054" w:type="dxa"/>
                <w:vAlign w:val="center"/>
              </w:tcPr>
            </w:tcPrChange>
          </w:tcPr>
          <w:p w14:paraId="5224CAF6" w14:textId="77777777" w:rsidR="008D2DE6" w:rsidRPr="00FA09C3" w:rsidRDefault="008D2DE6" w:rsidP="00960811">
            <w:pPr>
              <w:pStyle w:val="ad"/>
              <w:spacing w:beforeLines="20" w:before="48" w:afterLines="20" w:after="48" w:line="240" w:lineRule="auto"/>
              <w:pPrChange w:id="854" w:author="周建中" w:date="2017-05-08T16:26:00Z">
                <w:pPr>
                  <w:pStyle w:val="ad"/>
                </w:pPr>
              </w:pPrChange>
            </w:pPr>
            <w:r w:rsidRPr="00FA09C3">
              <w:t>junit</w:t>
            </w:r>
          </w:p>
        </w:tc>
        <w:tc>
          <w:tcPr>
            <w:tcW w:w="3284" w:type="dxa"/>
            <w:vAlign w:val="center"/>
            <w:tcPrChange w:id="855" w:author="周建中" w:date="2017-05-08T16:37:00Z">
              <w:tcPr>
                <w:tcW w:w="3284" w:type="dxa"/>
                <w:vAlign w:val="center"/>
              </w:tcPr>
            </w:tcPrChange>
          </w:tcPr>
          <w:p w14:paraId="688B2950" w14:textId="77777777" w:rsidR="008D2DE6" w:rsidRPr="00FA09C3" w:rsidRDefault="00810A49" w:rsidP="00960811">
            <w:pPr>
              <w:pStyle w:val="ad"/>
              <w:spacing w:beforeLines="20" w:before="48" w:afterLines="20" w:after="48" w:line="240" w:lineRule="auto"/>
              <w:pPrChange w:id="856" w:author="周建中" w:date="2017-05-08T16:26:00Z">
                <w:pPr>
                  <w:pStyle w:val="ad"/>
                </w:pPr>
              </w:pPrChange>
            </w:pPr>
            <w:r w:rsidRPr="00FA09C3">
              <w:t>单元测试框架</w:t>
            </w:r>
          </w:p>
        </w:tc>
        <w:tc>
          <w:tcPr>
            <w:tcW w:w="1773" w:type="dxa"/>
            <w:vAlign w:val="center"/>
            <w:tcPrChange w:id="857" w:author="周建中" w:date="2017-05-08T16:37:00Z">
              <w:tcPr>
                <w:tcW w:w="1773" w:type="dxa"/>
                <w:vAlign w:val="center"/>
              </w:tcPr>
            </w:tcPrChange>
          </w:tcPr>
          <w:p w14:paraId="3DBCDC1F" w14:textId="77777777" w:rsidR="008D2DE6" w:rsidRPr="00FA09C3" w:rsidRDefault="008D2DE6" w:rsidP="00960811">
            <w:pPr>
              <w:pStyle w:val="ad"/>
              <w:spacing w:beforeLines="20" w:before="48" w:afterLines="20" w:after="48" w:line="240" w:lineRule="auto"/>
              <w:pPrChange w:id="858" w:author="周建中" w:date="2017-05-08T16:26:00Z">
                <w:pPr>
                  <w:pStyle w:val="ad"/>
                </w:pPr>
              </w:pPrChange>
            </w:pPr>
          </w:p>
        </w:tc>
      </w:tr>
      <w:tr w:rsidR="008D2DE6" w14:paraId="7BCAD438" w14:textId="77777777" w:rsidTr="009174BD">
        <w:trPr>
          <w:jc w:val="center"/>
          <w:trPrChange w:id="859" w:author="周建中" w:date="2017-05-08T16:37:00Z">
            <w:trPr>
              <w:jc w:val="center"/>
            </w:trPr>
          </w:trPrChange>
        </w:trPr>
        <w:tc>
          <w:tcPr>
            <w:tcW w:w="1431" w:type="dxa"/>
            <w:vMerge/>
            <w:vAlign w:val="center"/>
            <w:tcPrChange w:id="860" w:author="周建中" w:date="2017-05-08T16:37:00Z">
              <w:tcPr>
                <w:tcW w:w="1361" w:type="dxa"/>
                <w:vMerge/>
                <w:vAlign w:val="center"/>
              </w:tcPr>
            </w:tcPrChange>
          </w:tcPr>
          <w:p w14:paraId="145C7D3C" w14:textId="77777777" w:rsidR="008D2DE6" w:rsidRPr="00960811" w:rsidRDefault="008D2DE6" w:rsidP="00960811">
            <w:pPr>
              <w:pStyle w:val="ad"/>
              <w:spacing w:beforeLines="20" w:before="48" w:afterLines="20" w:after="48" w:line="240" w:lineRule="auto"/>
              <w:jc w:val="center"/>
              <w:rPr>
                <w:rFonts w:ascii="黑体" w:eastAsia="黑体" w:hAnsi="黑体"/>
                <w:rPrChange w:id="861" w:author="周建中" w:date="2017-05-08T16:27:00Z">
                  <w:rPr/>
                </w:rPrChange>
              </w:rPr>
              <w:pPrChange w:id="862" w:author="周建中" w:date="2017-05-08T16:27:00Z">
                <w:pPr>
                  <w:pStyle w:val="ad"/>
                </w:pPr>
              </w:pPrChange>
            </w:pPr>
          </w:p>
        </w:tc>
        <w:tc>
          <w:tcPr>
            <w:tcW w:w="2054" w:type="dxa"/>
            <w:vAlign w:val="center"/>
            <w:tcPrChange w:id="863" w:author="周建中" w:date="2017-05-08T16:37:00Z">
              <w:tcPr>
                <w:tcW w:w="2054" w:type="dxa"/>
                <w:vAlign w:val="center"/>
              </w:tcPr>
            </w:tcPrChange>
          </w:tcPr>
          <w:p w14:paraId="3B3D164D" w14:textId="77777777" w:rsidR="008D2DE6" w:rsidRPr="00FA09C3" w:rsidRDefault="008D2DE6" w:rsidP="00960811">
            <w:pPr>
              <w:pStyle w:val="ad"/>
              <w:spacing w:beforeLines="20" w:before="48" w:afterLines="20" w:after="48" w:line="240" w:lineRule="auto"/>
              <w:pPrChange w:id="864" w:author="周建中" w:date="2017-05-08T16:26:00Z">
                <w:pPr>
                  <w:pStyle w:val="ad"/>
                </w:pPr>
              </w:pPrChange>
            </w:pPr>
            <w:r w:rsidRPr="00FA09C3">
              <w:t>matlab/simulink</w:t>
            </w:r>
          </w:p>
        </w:tc>
        <w:tc>
          <w:tcPr>
            <w:tcW w:w="3284" w:type="dxa"/>
            <w:vAlign w:val="center"/>
            <w:tcPrChange w:id="865" w:author="周建中" w:date="2017-05-08T16:37:00Z">
              <w:tcPr>
                <w:tcW w:w="3284" w:type="dxa"/>
                <w:vAlign w:val="center"/>
              </w:tcPr>
            </w:tcPrChange>
          </w:tcPr>
          <w:p w14:paraId="318D67F5" w14:textId="77777777" w:rsidR="008D2DE6" w:rsidRPr="00FA09C3" w:rsidRDefault="00810A49" w:rsidP="00960811">
            <w:pPr>
              <w:pStyle w:val="ad"/>
              <w:spacing w:beforeLines="20" w:before="48" w:afterLines="20" w:after="48" w:line="240" w:lineRule="auto"/>
              <w:pPrChange w:id="866" w:author="周建中" w:date="2017-05-08T16:26:00Z">
                <w:pPr>
                  <w:pStyle w:val="ad"/>
                </w:pPr>
              </w:pPrChange>
            </w:pPr>
            <w:r w:rsidRPr="00FA09C3">
              <w:t>用于验证</w:t>
            </w:r>
            <w:r w:rsidR="004C2D34">
              <w:t>仿真</w:t>
            </w:r>
            <w:r w:rsidRPr="00FA09C3">
              <w:t>计算的正确性</w:t>
            </w:r>
          </w:p>
        </w:tc>
        <w:tc>
          <w:tcPr>
            <w:tcW w:w="1773" w:type="dxa"/>
            <w:vAlign w:val="center"/>
            <w:tcPrChange w:id="867" w:author="周建中" w:date="2017-05-08T16:37:00Z">
              <w:tcPr>
                <w:tcW w:w="1773" w:type="dxa"/>
                <w:vAlign w:val="center"/>
              </w:tcPr>
            </w:tcPrChange>
          </w:tcPr>
          <w:p w14:paraId="18D9EFA2" w14:textId="77777777" w:rsidR="008D2DE6" w:rsidRPr="00FA09C3" w:rsidRDefault="008D2DE6" w:rsidP="00960811">
            <w:pPr>
              <w:pStyle w:val="ad"/>
              <w:spacing w:beforeLines="20" w:before="48" w:afterLines="20" w:after="48" w:line="240" w:lineRule="auto"/>
              <w:pPrChange w:id="868" w:author="周建中" w:date="2017-05-08T16:26:00Z">
                <w:pPr>
                  <w:pStyle w:val="ad"/>
                </w:pPr>
              </w:pPrChange>
            </w:pPr>
          </w:p>
        </w:tc>
      </w:tr>
      <w:tr w:rsidR="00790D7A" w14:paraId="55566791" w14:textId="77777777" w:rsidTr="009174BD">
        <w:trPr>
          <w:jc w:val="center"/>
          <w:trPrChange w:id="869" w:author="周建中" w:date="2017-05-08T16:37:00Z">
            <w:trPr>
              <w:jc w:val="center"/>
            </w:trPr>
          </w:trPrChange>
        </w:trPr>
        <w:tc>
          <w:tcPr>
            <w:tcW w:w="1431" w:type="dxa"/>
            <w:vMerge w:val="restart"/>
            <w:vAlign w:val="center"/>
            <w:tcPrChange w:id="870" w:author="周建中" w:date="2017-05-08T16:37:00Z">
              <w:tcPr>
                <w:tcW w:w="1361" w:type="dxa"/>
                <w:vMerge w:val="restart"/>
                <w:vAlign w:val="center"/>
              </w:tcPr>
            </w:tcPrChange>
          </w:tcPr>
          <w:p w14:paraId="2F3C554A" w14:textId="77777777" w:rsidR="00790D7A" w:rsidRPr="00960811" w:rsidRDefault="00790D7A" w:rsidP="00960811">
            <w:pPr>
              <w:pStyle w:val="ad"/>
              <w:spacing w:beforeLines="20" w:before="48" w:afterLines="20" w:after="48" w:line="240" w:lineRule="auto"/>
              <w:jc w:val="center"/>
              <w:rPr>
                <w:rFonts w:ascii="黑体" w:eastAsia="黑体" w:hAnsi="黑体"/>
                <w:rPrChange w:id="871" w:author="周建中" w:date="2017-05-08T16:27:00Z">
                  <w:rPr/>
                </w:rPrChange>
              </w:rPr>
              <w:pPrChange w:id="872" w:author="周建中" w:date="2017-05-08T16:27:00Z">
                <w:pPr>
                  <w:pStyle w:val="ad"/>
                </w:pPr>
              </w:pPrChange>
            </w:pPr>
            <w:r w:rsidRPr="00960811">
              <w:rPr>
                <w:rFonts w:ascii="黑体" w:eastAsia="黑体" w:hAnsi="黑体"/>
                <w:rPrChange w:id="873" w:author="周建中" w:date="2017-05-08T16:27:00Z">
                  <w:rPr/>
                </w:rPrChange>
              </w:rPr>
              <w:t>开发平台</w:t>
            </w:r>
          </w:p>
        </w:tc>
        <w:tc>
          <w:tcPr>
            <w:tcW w:w="2054" w:type="dxa"/>
            <w:vAlign w:val="center"/>
            <w:tcPrChange w:id="874" w:author="周建中" w:date="2017-05-08T16:37:00Z">
              <w:tcPr>
                <w:tcW w:w="2054" w:type="dxa"/>
                <w:vAlign w:val="center"/>
              </w:tcPr>
            </w:tcPrChange>
          </w:tcPr>
          <w:p w14:paraId="38A0D5EB" w14:textId="77777777" w:rsidR="00790D7A" w:rsidRPr="00FA09C3" w:rsidRDefault="00790D7A" w:rsidP="00960811">
            <w:pPr>
              <w:pStyle w:val="ad"/>
              <w:spacing w:beforeLines="20" w:before="48" w:afterLines="20" w:after="48" w:line="240" w:lineRule="auto"/>
              <w:pPrChange w:id="875" w:author="周建中" w:date="2017-05-08T16:26:00Z">
                <w:pPr>
                  <w:pStyle w:val="ad"/>
                </w:pPr>
              </w:pPrChange>
            </w:pPr>
            <w:r w:rsidRPr="00FA09C3">
              <w:t>jdk8</w:t>
            </w:r>
          </w:p>
        </w:tc>
        <w:tc>
          <w:tcPr>
            <w:tcW w:w="3284" w:type="dxa"/>
            <w:vAlign w:val="center"/>
            <w:tcPrChange w:id="876" w:author="周建中" w:date="2017-05-08T16:37:00Z">
              <w:tcPr>
                <w:tcW w:w="3284" w:type="dxa"/>
                <w:vAlign w:val="center"/>
              </w:tcPr>
            </w:tcPrChange>
          </w:tcPr>
          <w:p w14:paraId="0D3B70A4" w14:textId="77777777" w:rsidR="00790D7A" w:rsidRPr="00FA09C3" w:rsidRDefault="00790D7A" w:rsidP="00960811">
            <w:pPr>
              <w:pStyle w:val="ad"/>
              <w:spacing w:beforeLines="20" w:before="48" w:afterLines="20" w:after="48" w:line="240" w:lineRule="auto"/>
              <w:pPrChange w:id="877" w:author="周建中" w:date="2017-05-08T16:26:00Z">
                <w:pPr>
                  <w:pStyle w:val="ad"/>
                </w:pPr>
              </w:pPrChange>
            </w:pPr>
            <w:r w:rsidRPr="00FA09C3">
              <w:t>java se 8 sdk</w:t>
            </w:r>
          </w:p>
        </w:tc>
        <w:tc>
          <w:tcPr>
            <w:tcW w:w="1773" w:type="dxa"/>
            <w:vAlign w:val="center"/>
            <w:tcPrChange w:id="878" w:author="周建中" w:date="2017-05-08T16:37:00Z">
              <w:tcPr>
                <w:tcW w:w="1773" w:type="dxa"/>
                <w:vAlign w:val="center"/>
              </w:tcPr>
            </w:tcPrChange>
          </w:tcPr>
          <w:p w14:paraId="3C5CF601" w14:textId="77777777" w:rsidR="00790D7A" w:rsidRPr="00FA09C3" w:rsidRDefault="001566B6" w:rsidP="00960811">
            <w:pPr>
              <w:pStyle w:val="ad"/>
              <w:spacing w:beforeLines="20" w:before="48" w:afterLines="20" w:after="48" w:line="240" w:lineRule="auto"/>
              <w:pPrChange w:id="879" w:author="周建中" w:date="2017-05-08T16:26:00Z">
                <w:pPr>
                  <w:pStyle w:val="ad"/>
                </w:pPr>
              </w:pPrChange>
            </w:pPr>
            <w:r w:rsidRPr="00FA09C3">
              <w:t>提供了静态语言下的</w:t>
            </w:r>
            <w:r w:rsidR="007E5E9F" w:rsidRPr="00FA09C3">
              <w:t>函数式</w:t>
            </w:r>
            <w:r w:rsidRPr="00FA09C3">
              <w:t>风格</w:t>
            </w:r>
            <w:r w:rsidR="007E5E9F" w:rsidRPr="00FA09C3">
              <w:t>编程</w:t>
            </w:r>
          </w:p>
        </w:tc>
      </w:tr>
      <w:tr w:rsidR="00790D7A" w14:paraId="3D52DA3B" w14:textId="77777777" w:rsidTr="009174BD">
        <w:trPr>
          <w:jc w:val="center"/>
          <w:trPrChange w:id="880" w:author="周建中" w:date="2017-05-08T16:37:00Z">
            <w:trPr>
              <w:jc w:val="center"/>
            </w:trPr>
          </w:trPrChange>
        </w:trPr>
        <w:tc>
          <w:tcPr>
            <w:tcW w:w="1431" w:type="dxa"/>
            <w:vMerge/>
            <w:vAlign w:val="center"/>
            <w:tcPrChange w:id="881" w:author="周建中" w:date="2017-05-08T16:37:00Z">
              <w:tcPr>
                <w:tcW w:w="1361" w:type="dxa"/>
                <w:vMerge/>
                <w:vAlign w:val="center"/>
              </w:tcPr>
            </w:tcPrChange>
          </w:tcPr>
          <w:p w14:paraId="6ED01265" w14:textId="77777777" w:rsidR="00790D7A" w:rsidRPr="00960811" w:rsidRDefault="00790D7A" w:rsidP="00960811">
            <w:pPr>
              <w:pStyle w:val="ad"/>
              <w:spacing w:beforeLines="20" w:before="48" w:afterLines="20" w:after="48" w:line="240" w:lineRule="auto"/>
              <w:jc w:val="center"/>
              <w:rPr>
                <w:rFonts w:ascii="黑体" w:eastAsia="黑体" w:hAnsi="黑体"/>
                <w:rPrChange w:id="882" w:author="周建中" w:date="2017-05-08T16:27:00Z">
                  <w:rPr/>
                </w:rPrChange>
              </w:rPr>
              <w:pPrChange w:id="883" w:author="周建中" w:date="2017-05-08T16:27:00Z">
                <w:pPr>
                  <w:pStyle w:val="ad"/>
                </w:pPr>
              </w:pPrChange>
            </w:pPr>
          </w:p>
        </w:tc>
        <w:tc>
          <w:tcPr>
            <w:tcW w:w="2054" w:type="dxa"/>
            <w:vAlign w:val="center"/>
            <w:tcPrChange w:id="884" w:author="周建中" w:date="2017-05-08T16:37:00Z">
              <w:tcPr>
                <w:tcW w:w="2054" w:type="dxa"/>
                <w:vAlign w:val="center"/>
              </w:tcPr>
            </w:tcPrChange>
          </w:tcPr>
          <w:p w14:paraId="3F5E9C09" w14:textId="77777777" w:rsidR="00790D7A" w:rsidRPr="00FA09C3" w:rsidRDefault="00790D7A" w:rsidP="00960811">
            <w:pPr>
              <w:pStyle w:val="ad"/>
              <w:spacing w:beforeLines="20" w:before="48" w:afterLines="20" w:after="48" w:line="240" w:lineRule="auto"/>
              <w:pPrChange w:id="885" w:author="周建中" w:date="2017-05-08T16:26:00Z">
                <w:pPr>
                  <w:pStyle w:val="ad"/>
                </w:pPr>
              </w:pPrChange>
            </w:pPr>
            <w:r w:rsidRPr="00FA09C3">
              <w:t>groovy 2.7</w:t>
            </w:r>
          </w:p>
        </w:tc>
        <w:tc>
          <w:tcPr>
            <w:tcW w:w="3284" w:type="dxa"/>
            <w:vAlign w:val="center"/>
            <w:tcPrChange w:id="886" w:author="周建中" w:date="2017-05-08T16:37:00Z">
              <w:tcPr>
                <w:tcW w:w="3284" w:type="dxa"/>
                <w:vAlign w:val="center"/>
              </w:tcPr>
            </w:tcPrChange>
          </w:tcPr>
          <w:p w14:paraId="2B94DC1D" w14:textId="77777777" w:rsidR="00790D7A" w:rsidRPr="00FA09C3" w:rsidRDefault="00790D7A" w:rsidP="00960811">
            <w:pPr>
              <w:pStyle w:val="ad"/>
              <w:spacing w:beforeLines="20" w:before="48" w:afterLines="20" w:after="48" w:line="240" w:lineRule="auto"/>
              <w:pPrChange w:id="887" w:author="周建中" w:date="2017-05-08T16:26:00Z">
                <w:pPr>
                  <w:pStyle w:val="ad"/>
                </w:pPr>
              </w:pPrChange>
            </w:pPr>
            <w:r w:rsidRPr="00FA09C3">
              <w:t>基于</w:t>
            </w:r>
            <w:r w:rsidRPr="00FA09C3">
              <w:t>jvm</w:t>
            </w:r>
            <w:r w:rsidRPr="00FA09C3">
              <w:t>的动态类型语言</w:t>
            </w:r>
          </w:p>
        </w:tc>
        <w:tc>
          <w:tcPr>
            <w:tcW w:w="1773" w:type="dxa"/>
            <w:vAlign w:val="center"/>
            <w:tcPrChange w:id="888" w:author="周建中" w:date="2017-05-08T16:37:00Z">
              <w:tcPr>
                <w:tcW w:w="1773" w:type="dxa"/>
                <w:vAlign w:val="center"/>
              </w:tcPr>
            </w:tcPrChange>
          </w:tcPr>
          <w:p w14:paraId="08CD0C05" w14:textId="77777777" w:rsidR="00790D7A" w:rsidRPr="00FA09C3" w:rsidRDefault="000C2FD9" w:rsidP="00960811">
            <w:pPr>
              <w:pStyle w:val="ad"/>
              <w:spacing w:beforeLines="20" w:before="48" w:afterLines="20" w:after="48" w:line="240" w:lineRule="auto"/>
              <w:pPrChange w:id="889" w:author="周建中" w:date="2017-05-08T16:26:00Z">
                <w:pPr>
                  <w:pStyle w:val="ad"/>
                </w:pPr>
              </w:pPrChange>
            </w:pPr>
            <w:r w:rsidRPr="00FA09C3">
              <w:t>快速原型开发语言及脚本语言</w:t>
            </w:r>
          </w:p>
        </w:tc>
      </w:tr>
      <w:tr w:rsidR="00790D7A" w14:paraId="2D8D19DB" w14:textId="77777777" w:rsidTr="009174BD">
        <w:trPr>
          <w:jc w:val="center"/>
          <w:trPrChange w:id="890" w:author="周建中" w:date="2017-05-08T16:37:00Z">
            <w:trPr>
              <w:jc w:val="center"/>
            </w:trPr>
          </w:trPrChange>
        </w:trPr>
        <w:tc>
          <w:tcPr>
            <w:tcW w:w="1431" w:type="dxa"/>
            <w:vMerge/>
            <w:vAlign w:val="center"/>
            <w:tcPrChange w:id="891" w:author="周建中" w:date="2017-05-08T16:37:00Z">
              <w:tcPr>
                <w:tcW w:w="1361" w:type="dxa"/>
                <w:vMerge/>
                <w:vAlign w:val="center"/>
              </w:tcPr>
            </w:tcPrChange>
          </w:tcPr>
          <w:p w14:paraId="2E8AEF0A" w14:textId="77777777" w:rsidR="00790D7A" w:rsidRPr="00960811" w:rsidRDefault="00790D7A" w:rsidP="00960811">
            <w:pPr>
              <w:pStyle w:val="ad"/>
              <w:spacing w:beforeLines="20" w:before="48" w:afterLines="20" w:after="48" w:line="240" w:lineRule="auto"/>
              <w:jc w:val="center"/>
              <w:rPr>
                <w:rFonts w:ascii="黑体" w:eastAsia="黑体" w:hAnsi="黑体"/>
                <w:rPrChange w:id="892" w:author="周建中" w:date="2017-05-08T16:27:00Z">
                  <w:rPr/>
                </w:rPrChange>
              </w:rPr>
              <w:pPrChange w:id="893" w:author="周建中" w:date="2017-05-08T16:27:00Z">
                <w:pPr>
                  <w:pStyle w:val="ad"/>
                </w:pPr>
              </w:pPrChange>
            </w:pPr>
          </w:p>
        </w:tc>
        <w:tc>
          <w:tcPr>
            <w:tcW w:w="2054" w:type="dxa"/>
            <w:vAlign w:val="center"/>
            <w:tcPrChange w:id="894" w:author="周建中" w:date="2017-05-08T16:37:00Z">
              <w:tcPr>
                <w:tcW w:w="2054" w:type="dxa"/>
                <w:vAlign w:val="center"/>
              </w:tcPr>
            </w:tcPrChange>
          </w:tcPr>
          <w:p w14:paraId="230111CD" w14:textId="77777777" w:rsidR="00790D7A" w:rsidRPr="00FA09C3" w:rsidRDefault="00790D7A" w:rsidP="00960811">
            <w:pPr>
              <w:pStyle w:val="ad"/>
              <w:spacing w:beforeLines="20" w:before="48" w:afterLines="20" w:after="48" w:line="240" w:lineRule="auto"/>
              <w:pPrChange w:id="895" w:author="周建中" w:date="2017-05-08T16:26:00Z">
                <w:pPr>
                  <w:pStyle w:val="ad"/>
                </w:pPr>
              </w:pPrChange>
            </w:pPr>
            <w:r w:rsidRPr="00FA09C3">
              <w:t>windows 7 32bit</w:t>
            </w:r>
            <w:r w:rsidR="003C0ADA" w:rsidRPr="00FA09C3">
              <w:t>操作系统</w:t>
            </w:r>
            <w:r w:rsidRPr="00FA09C3">
              <w:t>+intel i3</w:t>
            </w:r>
            <w:r w:rsidRPr="00FA09C3">
              <w:t>处理器</w:t>
            </w:r>
          </w:p>
        </w:tc>
        <w:tc>
          <w:tcPr>
            <w:tcW w:w="3284" w:type="dxa"/>
            <w:vAlign w:val="center"/>
            <w:tcPrChange w:id="896" w:author="周建中" w:date="2017-05-08T16:37:00Z">
              <w:tcPr>
                <w:tcW w:w="3284" w:type="dxa"/>
                <w:vAlign w:val="center"/>
              </w:tcPr>
            </w:tcPrChange>
          </w:tcPr>
          <w:p w14:paraId="7B149DAA" w14:textId="77777777" w:rsidR="00790D7A" w:rsidRPr="00FA09C3" w:rsidRDefault="008658AE" w:rsidP="00960811">
            <w:pPr>
              <w:pStyle w:val="ad"/>
              <w:spacing w:beforeLines="20" w:before="48" w:afterLines="20" w:after="48" w:line="240" w:lineRule="auto"/>
              <w:pPrChange w:id="897" w:author="周建中" w:date="2017-05-08T16:26:00Z">
                <w:pPr>
                  <w:pStyle w:val="ad"/>
                </w:pPr>
              </w:pPrChange>
            </w:pPr>
            <w:r w:rsidRPr="005F04E4">
              <w:rPr>
                <w:b/>
              </w:rPr>
              <w:t>计算机</w:t>
            </w:r>
            <w:r w:rsidR="00790D7A" w:rsidRPr="005F04E4">
              <w:rPr>
                <w:b/>
              </w:rPr>
              <w:t>1</w:t>
            </w:r>
            <w:r w:rsidRPr="00FA09C3">
              <w:t>配置</w:t>
            </w:r>
          </w:p>
        </w:tc>
        <w:tc>
          <w:tcPr>
            <w:tcW w:w="1773" w:type="dxa"/>
            <w:vAlign w:val="center"/>
            <w:tcPrChange w:id="898" w:author="周建中" w:date="2017-05-08T16:37:00Z">
              <w:tcPr>
                <w:tcW w:w="1773" w:type="dxa"/>
                <w:vAlign w:val="center"/>
              </w:tcPr>
            </w:tcPrChange>
          </w:tcPr>
          <w:p w14:paraId="60F18BCD" w14:textId="77777777" w:rsidR="00790D7A" w:rsidRPr="00FA09C3" w:rsidRDefault="008658AE" w:rsidP="00960811">
            <w:pPr>
              <w:pStyle w:val="ad"/>
              <w:spacing w:beforeLines="20" w:before="48" w:afterLines="20" w:after="48" w:line="240" w:lineRule="auto"/>
              <w:pPrChange w:id="899" w:author="周建中" w:date="2017-05-08T16:26:00Z">
                <w:pPr>
                  <w:pStyle w:val="ad"/>
                </w:pPr>
              </w:pPrChange>
            </w:pPr>
            <w:r w:rsidRPr="00FA09C3">
              <w:t>用于</w:t>
            </w:r>
            <w:r w:rsidR="00A10410">
              <w:rPr>
                <w:rFonts w:hint="eastAsia"/>
              </w:rPr>
              <w:t>demo</w:t>
            </w:r>
            <w:r w:rsidRPr="00FA09C3">
              <w:t>项目开发的计算机</w:t>
            </w:r>
            <w:r w:rsidRPr="00FA09C3">
              <w:t>1</w:t>
            </w:r>
          </w:p>
        </w:tc>
      </w:tr>
      <w:tr w:rsidR="00790D7A" w14:paraId="73958779" w14:textId="77777777" w:rsidTr="009174BD">
        <w:trPr>
          <w:jc w:val="center"/>
          <w:trPrChange w:id="900" w:author="周建中" w:date="2017-05-08T16:37:00Z">
            <w:trPr>
              <w:jc w:val="center"/>
            </w:trPr>
          </w:trPrChange>
        </w:trPr>
        <w:tc>
          <w:tcPr>
            <w:tcW w:w="1431" w:type="dxa"/>
            <w:vMerge/>
            <w:vAlign w:val="center"/>
            <w:tcPrChange w:id="901" w:author="周建中" w:date="2017-05-08T16:37:00Z">
              <w:tcPr>
                <w:tcW w:w="1361" w:type="dxa"/>
                <w:vMerge/>
                <w:vAlign w:val="center"/>
              </w:tcPr>
            </w:tcPrChange>
          </w:tcPr>
          <w:p w14:paraId="1925ACFE" w14:textId="77777777" w:rsidR="00790D7A" w:rsidRPr="00960811" w:rsidRDefault="00790D7A" w:rsidP="00960811">
            <w:pPr>
              <w:pStyle w:val="ad"/>
              <w:spacing w:beforeLines="20" w:before="48" w:afterLines="20" w:after="48" w:line="240" w:lineRule="auto"/>
              <w:jc w:val="center"/>
              <w:rPr>
                <w:rFonts w:ascii="黑体" w:eastAsia="黑体" w:hAnsi="黑体"/>
                <w:rPrChange w:id="902" w:author="周建中" w:date="2017-05-08T16:27:00Z">
                  <w:rPr/>
                </w:rPrChange>
              </w:rPr>
              <w:pPrChange w:id="903" w:author="周建中" w:date="2017-05-08T16:27:00Z">
                <w:pPr>
                  <w:pStyle w:val="ad"/>
                </w:pPr>
              </w:pPrChange>
            </w:pPr>
          </w:p>
        </w:tc>
        <w:tc>
          <w:tcPr>
            <w:tcW w:w="2054" w:type="dxa"/>
            <w:vAlign w:val="center"/>
            <w:tcPrChange w:id="904" w:author="周建中" w:date="2017-05-08T16:37:00Z">
              <w:tcPr>
                <w:tcW w:w="2054" w:type="dxa"/>
                <w:vAlign w:val="center"/>
              </w:tcPr>
            </w:tcPrChange>
          </w:tcPr>
          <w:p w14:paraId="556A5C39" w14:textId="77777777" w:rsidR="00790D7A" w:rsidRPr="00FA09C3" w:rsidRDefault="00790D7A" w:rsidP="00960811">
            <w:pPr>
              <w:pStyle w:val="ad"/>
              <w:spacing w:beforeLines="20" w:before="48" w:afterLines="20" w:after="48" w:line="240" w:lineRule="auto"/>
              <w:pPrChange w:id="905" w:author="周建中" w:date="2017-05-08T16:26:00Z">
                <w:pPr>
                  <w:pStyle w:val="ad"/>
                </w:pPr>
              </w:pPrChange>
            </w:pPr>
            <w:r w:rsidRPr="00FA09C3">
              <w:t>windows 10 64bit</w:t>
            </w:r>
            <w:r w:rsidR="003C0ADA" w:rsidRPr="00FA09C3">
              <w:t>操作系统</w:t>
            </w:r>
            <w:r w:rsidRPr="00FA09C3">
              <w:t>+intel i5</w:t>
            </w:r>
            <w:r w:rsidRPr="00FA09C3">
              <w:t>处理器</w:t>
            </w:r>
          </w:p>
        </w:tc>
        <w:tc>
          <w:tcPr>
            <w:tcW w:w="3284" w:type="dxa"/>
            <w:vAlign w:val="center"/>
            <w:tcPrChange w:id="906" w:author="周建中" w:date="2017-05-08T16:37:00Z">
              <w:tcPr>
                <w:tcW w:w="3284" w:type="dxa"/>
                <w:vAlign w:val="center"/>
              </w:tcPr>
            </w:tcPrChange>
          </w:tcPr>
          <w:p w14:paraId="6C60C947" w14:textId="77777777" w:rsidR="00790D7A" w:rsidRPr="00FA09C3" w:rsidRDefault="008658AE" w:rsidP="00960811">
            <w:pPr>
              <w:pStyle w:val="ad"/>
              <w:spacing w:beforeLines="20" w:before="48" w:afterLines="20" w:after="48" w:line="240" w:lineRule="auto"/>
              <w:pPrChange w:id="907" w:author="周建中" w:date="2017-05-08T16:26:00Z">
                <w:pPr>
                  <w:pStyle w:val="ad"/>
                </w:pPr>
              </w:pPrChange>
            </w:pPr>
            <w:r w:rsidRPr="005F04E4">
              <w:rPr>
                <w:b/>
              </w:rPr>
              <w:t>计算机</w:t>
            </w:r>
            <w:r w:rsidRPr="005F04E4">
              <w:rPr>
                <w:b/>
              </w:rPr>
              <w:t>2</w:t>
            </w:r>
            <w:r w:rsidRPr="00FA09C3">
              <w:t>配置</w:t>
            </w:r>
          </w:p>
        </w:tc>
        <w:tc>
          <w:tcPr>
            <w:tcW w:w="1773" w:type="dxa"/>
            <w:vAlign w:val="center"/>
            <w:tcPrChange w:id="908" w:author="周建中" w:date="2017-05-08T16:37:00Z">
              <w:tcPr>
                <w:tcW w:w="1773" w:type="dxa"/>
                <w:vAlign w:val="center"/>
              </w:tcPr>
            </w:tcPrChange>
          </w:tcPr>
          <w:p w14:paraId="58168913" w14:textId="77777777" w:rsidR="00790D7A" w:rsidRPr="00FA09C3" w:rsidRDefault="00A10410" w:rsidP="00960811">
            <w:pPr>
              <w:pStyle w:val="ad"/>
              <w:spacing w:beforeLines="20" w:before="48" w:afterLines="20" w:after="48" w:line="240" w:lineRule="auto"/>
              <w:pPrChange w:id="909" w:author="周建中" w:date="2017-05-08T16:26:00Z">
                <w:pPr>
                  <w:pStyle w:val="ad"/>
                </w:pPr>
              </w:pPrChange>
            </w:pPr>
            <w:r>
              <w:t>用于</w:t>
            </w:r>
            <w:r>
              <w:rPr>
                <w:rFonts w:hint="eastAsia"/>
              </w:rPr>
              <w:t>demo</w:t>
            </w:r>
            <w:r w:rsidR="008658AE" w:rsidRPr="00FA09C3">
              <w:t>项目开发的计算机</w:t>
            </w:r>
            <w:r w:rsidR="008658AE" w:rsidRPr="00FA09C3">
              <w:t>2</w:t>
            </w:r>
          </w:p>
        </w:tc>
      </w:tr>
      <w:tr w:rsidR="00790D7A" w14:paraId="27B7FA00" w14:textId="77777777" w:rsidTr="009174BD">
        <w:trPr>
          <w:jc w:val="center"/>
          <w:trPrChange w:id="910" w:author="周建中" w:date="2017-05-08T16:37:00Z">
            <w:trPr>
              <w:jc w:val="center"/>
            </w:trPr>
          </w:trPrChange>
        </w:trPr>
        <w:tc>
          <w:tcPr>
            <w:tcW w:w="1431" w:type="dxa"/>
            <w:vMerge/>
            <w:vAlign w:val="center"/>
            <w:tcPrChange w:id="911" w:author="周建中" w:date="2017-05-08T16:37:00Z">
              <w:tcPr>
                <w:tcW w:w="1361" w:type="dxa"/>
                <w:vMerge/>
                <w:vAlign w:val="center"/>
              </w:tcPr>
            </w:tcPrChange>
          </w:tcPr>
          <w:p w14:paraId="4A7B2A89" w14:textId="77777777" w:rsidR="00790D7A" w:rsidRPr="00960811" w:rsidRDefault="00790D7A" w:rsidP="00960811">
            <w:pPr>
              <w:pStyle w:val="ad"/>
              <w:spacing w:beforeLines="20" w:before="48" w:afterLines="20" w:after="48" w:line="240" w:lineRule="auto"/>
              <w:jc w:val="center"/>
              <w:rPr>
                <w:rFonts w:ascii="黑体" w:eastAsia="黑体" w:hAnsi="黑体"/>
                <w:rPrChange w:id="912" w:author="周建中" w:date="2017-05-08T16:27:00Z">
                  <w:rPr/>
                </w:rPrChange>
              </w:rPr>
              <w:pPrChange w:id="913" w:author="周建中" w:date="2017-05-08T16:27:00Z">
                <w:pPr>
                  <w:pStyle w:val="ad"/>
                </w:pPr>
              </w:pPrChange>
            </w:pPr>
          </w:p>
        </w:tc>
        <w:tc>
          <w:tcPr>
            <w:tcW w:w="2054" w:type="dxa"/>
            <w:vAlign w:val="center"/>
            <w:tcPrChange w:id="914" w:author="周建中" w:date="2017-05-08T16:37:00Z">
              <w:tcPr>
                <w:tcW w:w="2054" w:type="dxa"/>
                <w:vAlign w:val="center"/>
              </w:tcPr>
            </w:tcPrChange>
          </w:tcPr>
          <w:p w14:paraId="721BB417" w14:textId="77777777" w:rsidR="00790D7A" w:rsidRPr="00FA09C3" w:rsidRDefault="00790D7A" w:rsidP="00960811">
            <w:pPr>
              <w:pStyle w:val="ad"/>
              <w:spacing w:beforeLines="20" w:before="48" w:afterLines="20" w:after="48" w:line="240" w:lineRule="auto"/>
              <w:pPrChange w:id="915" w:author="周建中" w:date="2017-05-08T16:26:00Z">
                <w:pPr>
                  <w:pStyle w:val="ad"/>
                </w:pPr>
              </w:pPrChange>
            </w:pPr>
            <w:r w:rsidRPr="00FA09C3">
              <w:t>eclipse 4.6(Neon.1)</w:t>
            </w:r>
          </w:p>
        </w:tc>
        <w:tc>
          <w:tcPr>
            <w:tcW w:w="3284" w:type="dxa"/>
            <w:vAlign w:val="center"/>
            <w:tcPrChange w:id="916" w:author="周建中" w:date="2017-05-08T16:37:00Z">
              <w:tcPr>
                <w:tcW w:w="3284" w:type="dxa"/>
                <w:vAlign w:val="center"/>
              </w:tcPr>
            </w:tcPrChange>
          </w:tcPr>
          <w:p w14:paraId="2BD8CCE5" w14:textId="77777777" w:rsidR="00790D7A" w:rsidRPr="00FA09C3" w:rsidRDefault="008C3E72" w:rsidP="00960811">
            <w:pPr>
              <w:pStyle w:val="ad"/>
              <w:spacing w:beforeLines="20" w:before="48" w:afterLines="20" w:after="48" w:line="240" w:lineRule="auto"/>
              <w:pPrChange w:id="917" w:author="周建中" w:date="2017-05-08T16:26:00Z">
                <w:pPr>
                  <w:pStyle w:val="ad"/>
                </w:pPr>
              </w:pPrChange>
            </w:pPr>
            <w:r w:rsidRPr="00FA09C3">
              <w:t>eclipse</w:t>
            </w:r>
            <w:r w:rsidR="00790D7A" w:rsidRPr="00FA09C3">
              <w:t>集成开发环境</w:t>
            </w:r>
          </w:p>
        </w:tc>
        <w:tc>
          <w:tcPr>
            <w:tcW w:w="1773" w:type="dxa"/>
            <w:vAlign w:val="center"/>
            <w:tcPrChange w:id="918" w:author="周建中" w:date="2017-05-08T16:37:00Z">
              <w:tcPr>
                <w:tcW w:w="1773" w:type="dxa"/>
                <w:vAlign w:val="center"/>
              </w:tcPr>
            </w:tcPrChange>
          </w:tcPr>
          <w:p w14:paraId="37392E74" w14:textId="77777777" w:rsidR="00790D7A" w:rsidRPr="00FA09C3" w:rsidRDefault="00E461BF" w:rsidP="00960811">
            <w:pPr>
              <w:pStyle w:val="ad"/>
              <w:spacing w:beforeLines="20" w:before="48" w:afterLines="20" w:after="48" w:line="240" w:lineRule="auto"/>
              <w:pPrChange w:id="919" w:author="周建中" w:date="2017-05-08T16:26:00Z">
                <w:pPr>
                  <w:pStyle w:val="ad"/>
                </w:pPr>
              </w:pPrChange>
            </w:pPr>
            <w:r w:rsidRPr="00FA09C3">
              <w:t>需要</w:t>
            </w:r>
            <w:r w:rsidRPr="00FA09C3">
              <w:t>java 8</w:t>
            </w:r>
            <w:r w:rsidRPr="00FA09C3">
              <w:t>及以上版本</w:t>
            </w:r>
          </w:p>
        </w:tc>
      </w:tr>
      <w:tr w:rsidR="00790D7A" w14:paraId="2EB3455E" w14:textId="77777777" w:rsidTr="009174BD">
        <w:trPr>
          <w:jc w:val="center"/>
          <w:trPrChange w:id="920" w:author="周建中" w:date="2017-05-08T16:37:00Z">
            <w:trPr>
              <w:jc w:val="center"/>
            </w:trPr>
          </w:trPrChange>
        </w:trPr>
        <w:tc>
          <w:tcPr>
            <w:tcW w:w="1431" w:type="dxa"/>
            <w:vMerge/>
            <w:vAlign w:val="center"/>
            <w:tcPrChange w:id="921" w:author="周建中" w:date="2017-05-08T16:37:00Z">
              <w:tcPr>
                <w:tcW w:w="1361" w:type="dxa"/>
                <w:vMerge/>
                <w:vAlign w:val="center"/>
              </w:tcPr>
            </w:tcPrChange>
          </w:tcPr>
          <w:p w14:paraId="57FE8E04" w14:textId="77777777" w:rsidR="00790D7A" w:rsidRPr="00960811" w:rsidRDefault="00790D7A" w:rsidP="00960811">
            <w:pPr>
              <w:pStyle w:val="ad"/>
              <w:spacing w:beforeLines="20" w:before="48" w:afterLines="20" w:after="48" w:line="240" w:lineRule="auto"/>
              <w:jc w:val="center"/>
              <w:rPr>
                <w:rFonts w:ascii="黑体" w:eastAsia="黑体" w:hAnsi="黑体"/>
                <w:rPrChange w:id="922" w:author="周建中" w:date="2017-05-08T16:27:00Z">
                  <w:rPr/>
                </w:rPrChange>
              </w:rPr>
              <w:pPrChange w:id="923" w:author="周建中" w:date="2017-05-08T16:27:00Z">
                <w:pPr>
                  <w:pStyle w:val="ad"/>
                </w:pPr>
              </w:pPrChange>
            </w:pPr>
          </w:p>
        </w:tc>
        <w:tc>
          <w:tcPr>
            <w:tcW w:w="2054" w:type="dxa"/>
            <w:vAlign w:val="center"/>
            <w:tcPrChange w:id="924" w:author="周建中" w:date="2017-05-08T16:37:00Z">
              <w:tcPr>
                <w:tcW w:w="2054" w:type="dxa"/>
                <w:vAlign w:val="center"/>
              </w:tcPr>
            </w:tcPrChange>
          </w:tcPr>
          <w:p w14:paraId="5B9B1C3F" w14:textId="77777777" w:rsidR="00790D7A" w:rsidRPr="00FA09C3" w:rsidRDefault="00790D7A" w:rsidP="00960811">
            <w:pPr>
              <w:pStyle w:val="ad"/>
              <w:spacing w:beforeLines="20" w:before="48" w:afterLines="20" w:after="48" w:line="240" w:lineRule="auto"/>
              <w:pPrChange w:id="925" w:author="周建中" w:date="2017-05-08T16:26:00Z">
                <w:pPr>
                  <w:pStyle w:val="ad"/>
                </w:pPr>
              </w:pPrChange>
            </w:pPr>
            <w:r w:rsidRPr="00FA09C3">
              <w:t>eclipse</w:t>
            </w:r>
            <w:r w:rsidR="00E0540E">
              <w:rPr>
                <w:rFonts w:hint="eastAsia"/>
              </w:rPr>
              <w:t xml:space="preserve"> </w:t>
            </w:r>
            <w:r w:rsidRPr="00FA09C3">
              <w:t>groovy plugin</w:t>
            </w:r>
          </w:p>
        </w:tc>
        <w:tc>
          <w:tcPr>
            <w:tcW w:w="3284" w:type="dxa"/>
            <w:vAlign w:val="center"/>
            <w:tcPrChange w:id="926" w:author="周建中" w:date="2017-05-08T16:37:00Z">
              <w:tcPr>
                <w:tcW w:w="3284" w:type="dxa"/>
                <w:vAlign w:val="center"/>
              </w:tcPr>
            </w:tcPrChange>
          </w:tcPr>
          <w:p w14:paraId="68979332" w14:textId="77777777" w:rsidR="00790D7A" w:rsidRPr="00FA09C3" w:rsidRDefault="0072754B" w:rsidP="00960811">
            <w:pPr>
              <w:pStyle w:val="ad"/>
              <w:spacing w:beforeLines="20" w:before="48" w:afterLines="20" w:after="48" w:line="240" w:lineRule="auto"/>
              <w:pPrChange w:id="927" w:author="周建中" w:date="2017-05-08T16:26:00Z">
                <w:pPr>
                  <w:pStyle w:val="ad"/>
                </w:pPr>
              </w:pPrChange>
            </w:pPr>
            <w:r w:rsidRPr="00FA09C3">
              <w:t>groovy</w:t>
            </w:r>
            <w:r w:rsidRPr="00FA09C3">
              <w:t>的</w:t>
            </w:r>
            <w:r w:rsidRPr="00FA09C3">
              <w:t>eclipse</w:t>
            </w:r>
            <w:r w:rsidRPr="00FA09C3">
              <w:t>插件</w:t>
            </w:r>
          </w:p>
        </w:tc>
        <w:tc>
          <w:tcPr>
            <w:tcW w:w="1773" w:type="dxa"/>
            <w:vAlign w:val="center"/>
            <w:tcPrChange w:id="928" w:author="周建中" w:date="2017-05-08T16:37:00Z">
              <w:tcPr>
                <w:tcW w:w="1773" w:type="dxa"/>
                <w:vAlign w:val="center"/>
              </w:tcPr>
            </w:tcPrChange>
          </w:tcPr>
          <w:p w14:paraId="19F6DE1A" w14:textId="77777777" w:rsidR="00790D7A" w:rsidRPr="00FA09C3" w:rsidRDefault="00D81A66" w:rsidP="00960811">
            <w:pPr>
              <w:pStyle w:val="ad"/>
              <w:spacing w:beforeLines="20" w:before="48" w:afterLines="20" w:after="48" w:line="240" w:lineRule="auto"/>
              <w:pPrChange w:id="929" w:author="周建中" w:date="2017-05-08T16:26:00Z">
                <w:pPr>
                  <w:pStyle w:val="ad"/>
                </w:pPr>
              </w:pPrChange>
            </w:pPr>
            <w:r w:rsidRPr="00FA09C3">
              <w:t>负责</w:t>
            </w:r>
            <w:r w:rsidRPr="00FA09C3">
              <w:t>groovy</w:t>
            </w:r>
            <w:r w:rsidRPr="00FA09C3">
              <w:t>代码的编译</w:t>
            </w:r>
            <w:r w:rsidR="00861BDD" w:rsidRPr="00FA09C3">
              <w:t>及配置</w:t>
            </w:r>
          </w:p>
        </w:tc>
      </w:tr>
      <w:tr w:rsidR="00790D7A" w14:paraId="3E4ABF2F" w14:textId="77777777" w:rsidTr="009174BD">
        <w:trPr>
          <w:jc w:val="center"/>
          <w:trPrChange w:id="930" w:author="周建中" w:date="2017-05-08T16:37:00Z">
            <w:trPr>
              <w:jc w:val="center"/>
            </w:trPr>
          </w:trPrChange>
        </w:trPr>
        <w:tc>
          <w:tcPr>
            <w:tcW w:w="1431" w:type="dxa"/>
            <w:vMerge/>
            <w:vAlign w:val="center"/>
            <w:tcPrChange w:id="931" w:author="周建中" w:date="2017-05-08T16:37:00Z">
              <w:tcPr>
                <w:tcW w:w="1361" w:type="dxa"/>
                <w:vMerge/>
                <w:vAlign w:val="center"/>
              </w:tcPr>
            </w:tcPrChange>
          </w:tcPr>
          <w:p w14:paraId="2E78EA49" w14:textId="77777777" w:rsidR="00790D7A" w:rsidRPr="00960811" w:rsidRDefault="00790D7A" w:rsidP="00960811">
            <w:pPr>
              <w:pStyle w:val="ad"/>
              <w:spacing w:beforeLines="20" w:before="48" w:afterLines="20" w:after="48" w:line="240" w:lineRule="auto"/>
              <w:jc w:val="center"/>
              <w:rPr>
                <w:rFonts w:ascii="黑体" w:eastAsia="黑体" w:hAnsi="黑体"/>
                <w:rPrChange w:id="932" w:author="周建中" w:date="2017-05-08T16:27:00Z">
                  <w:rPr/>
                </w:rPrChange>
              </w:rPr>
              <w:pPrChange w:id="933" w:author="周建中" w:date="2017-05-08T16:27:00Z">
                <w:pPr>
                  <w:pStyle w:val="ad"/>
                </w:pPr>
              </w:pPrChange>
            </w:pPr>
          </w:p>
        </w:tc>
        <w:tc>
          <w:tcPr>
            <w:tcW w:w="2054" w:type="dxa"/>
            <w:vAlign w:val="center"/>
            <w:tcPrChange w:id="934" w:author="周建中" w:date="2017-05-08T16:37:00Z">
              <w:tcPr>
                <w:tcW w:w="2054" w:type="dxa"/>
                <w:vAlign w:val="center"/>
              </w:tcPr>
            </w:tcPrChange>
          </w:tcPr>
          <w:p w14:paraId="6FC0C2C4" w14:textId="77777777" w:rsidR="00790D7A" w:rsidRPr="00FA09C3" w:rsidRDefault="00790D7A" w:rsidP="00960811">
            <w:pPr>
              <w:pStyle w:val="ad"/>
              <w:spacing w:beforeLines="20" w:before="48" w:afterLines="20" w:after="48" w:line="240" w:lineRule="auto"/>
              <w:pPrChange w:id="935" w:author="周建中" w:date="2017-05-08T16:26:00Z">
                <w:pPr>
                  <w:pStyle w:val="ad"/>
                </w:pPr>
              </w:pPrChange>
            </w:pPr>
            <w:r w:rsidRPr="00FA09C3">
              <w:t>eclipse maven plugin</w:t>
            </w:r>
          </w:p>
        </w:tc>
        <w:tc>
          <w:tcPr>
            <w:tcW w:w="3284" w:type="dxa"/>
            <w:vAlign w:val="center"/>
            <w:tcPrChange w:id="936" w:author="周建中" w:date="2017-05-08T16:37:00Z">
              <w:tcPr>
                <w:tcW w:w="3284" w:type="dxa"/>
                <w:vAlign w:val="center"/>
              </w:tcPr>
            </w:tcPrChange>
          </w:tcPr>
          <w:p w14:paraId="50FCC7A6" w14:textId="77777777" w:rsidR="00790D7A" w:rsidRPr="00FA09C3" w:rsidRDefault="0072754B" w:rsidP="00960811">
            <w:pPr>
              <w:pStyle w:val="ad"/>
              <w:spacing w:beforeLines="20" w:before="48" w:afterLines="20" w:after="48" w:line="240" w:lineRule="auto"/>
              <w:pPrChange w:id="937" w:author="周建中" w:date="2017-05-08T16:26:00Z">
                <w:pPr>
                  <w:pStyle w:val="ad"/>
                </w:pPr>
              </w:pPrChange>
            </w:pPr>
            <w:r w:rsidRPr="00FA09C3">
              <w:t>maven</w:t>
            </w:r>
            <w:r w:rsidRPr="00FA09C3">
              <w:t>的</w:t>
            </w:r>
            <w:r w:rsidRPr="00FA09C3">
              <w:t>eclipse</w:t>
            </w:r>
            <w:r w:rsidRPr="00FA09C3">
              <w:t>插件</w:t>
            </w:r>
          </w:p>
        </w:tc>
        <w:tc>
          <w:tcPr>
            <w:tcW w:w="1773" w:type="dxa"/>
            <w:vAlign w:val="center"/>
            <w:tcPrChange w:id="938" w:author="周建中" w:date="2017-05-08T16:37:00Z">
              <w:tcPr>
                <w:tcW w:w="1773" w:type="dxa"/>
                <w:vAlign w:val="center"/>
              </w:tcPr>
            </w:tcPrChange>
          </w:tcPr>
          <w:p w14:paraId="0C83FB42" w14:textId="77777777" w:rsidR="00790D7A" w:rsidRPr="00FA09C3" w:rsidRDefault="00861BDD" w:rsidP="00960811">
            <w:pPr>
              <w:pStyle w:val="ad"/>
              <w:spacing w:beforeLines="20" w:before="48" w:afterLines="20" w:after="48" w:line="240" w:lineRule="auto"/>
              <w:pPrChange w:id="939" w:author="周建中" w:date="2017-05-08T16:26:00Z">
                <w:pPr>
                  <w:pStyle w:val="ad"/>
                </w:pPr>
              </w:pPrChange>
            </w:pPr>
            <w:r w:rsidRPr="00FA09C3">
              <w:t>集成</w:t>
            </w:r>
            <w:r w:rsidRPr="00FA09C3">
              <w:t>maven</w:t>
            </w:r>
            <w:r w:rsidRPr="00FA09C3">
              <w:t>功能</w:t>
            </w:r>
          </w:p>
        </w:tc>
      </w:tr>
      <w:tr w:rsidR="00790D7A" w14:paraId="5A6E6457" w14:textId="77777777" w:rsidTr="009174BD">
        <w:trPr>
          <w:jc w:val="center"/>
          <w:trPrChange w:id="940" w:author="周建中" w:date="2017-05-08T16:37:00Z">
            <w:trPr>
              <w:jc w:val="center"/>
            </w:trPr>
          </w:trPrChange>
        </w:trPr>
        <w:tc>
          <w:tcPr>
            <w:tcW w:w="1431" w:type="dxa"/>
            <w:vMerge/>
            <w:vAlign w:val="center"/>
            <w:tcPrChange w:id="941" w:author="周建中" w:date="2017-05-08T16:37:00Z">
              <w:tcPr>
                <w:tcW w:w="1361" w:type="dxa"/>
                <w:vMerge/>
                <w:vAlign w:val="center"/>
              </w:tcPr>
            </w:tcPrChange>
          </w:tcPr>
          <w:p w14:paraId="54954E5B" w14:textId="77777777" w:rsidR="00790D7A" w:rsidRPr="00960811" w:rsidRDefault="00790D7A" w:rsidP="00960811">
            <w:pPr>
              <w:pStyle w:val="ad"/>
              <w:spacing w:beforeLines="20" w:before="48" w:afterLines="20" w:after="48" w:line="240" w:lineRule="auto"/>
              <w:jc w:val="center"/>
              <w:rPr>
                <w:rFonts w:ascii="黑体" w:eastAsia="黑体" w:hAnsi="黑体"/>
                <w:rPrChange w:id="942" w:author="周建中" w:date="2017-05-08T16:27:00Z">
                  <w:rPr/>
                </w:rPrChange>
              </w:rPr>
              <w:pPrChange w:id="943" w:author="周建中" w:date="2017-05-08T16:27:00Z">
                <w:pPr>
                  <w:pStyle w:val="ad"/>
                </w:pPr>
              </w:pPrChange>
            </w:pPr>
          </w:p>
        </w:tc>
        <w:tc>
          <w:tcPr>
            <w:tcW w:w="2054" w:type="dxa"/>
            <w:vAlign w:val="center"/>
            <w:tcPrChange w:id="944" w:author="周建中" w:date="2017-05-08T16:37:00Z">
              <w:tcPr>
                <w:tcW w:w="2054" w:type="dxa"/>
                <w:vAlign w:val="center"/>
              </w:tcPr>
            </w:tcPrChange>
          </w:tcPr>
          <w:p w14:paraId="7EEBE28E" w14:textId="77777777" w:rsidR="00790D7A" w:rsidRPr="00FA09C3" w:rsidRDefault="00790D7A" w:rsidP="00960811">
            <w:pPr>
              <w:pStyle w:val="ad"/>
              <w:spacing w:beforeLines="20" w:before="48" w:afterLines="20" w:after="48" w:line="240" w:lineRule="auto"/>
              <w:pPrChange w:id="945" w:author="周建中" w:date="2017-05-08T16:26:00Z">
                <w:pPr>
                  <w:pStyle w:val="ad"/>
                </w:pPr>
              </w:pPrChange>
            </w:pPr>
            <w:r w:rsidRPr="00FA09C3">
              <w:t>eclipse git plugin</w:t>
            </w:r>
          </w:p>
        </w:tc>
        <w:tc>
          <w:tcPr>
            <w:tcW w:w="3284" w:type="dxa"/>
            <w:vAlign w:val="center"/>
            <w:tcPrChange w:id="946" w:author="周建中" w:date="2017-05-08T16:37:00Z">
              <w:tcPr>
                <w:tcW w:w="3284" w:type="dxa"/>
                <w:vAlign w:val="center"/>
              </w:tcPr>
            </w:tcPrChange>
          </w:tcPr>
          <w:p w14:paraId="3A5F5833" w14:textId="77777777" w:rsidR="00790D7A" w:rsidRPr="00FA09C3" w:rsidRDefault="0072754B" w:rsidP="00960811">
            <w:pPr>
              <w:pStyle w:val="ad"/>
              <w:spacing w:beforeLines="20" w:before="48" w:afterLines="20" w:after="48" w:line="240" w:lineRule="auto"/>
              <w:pPrChange w:id="947" w:author="周建中" w:date="2017-05-08T16:26:00Z">
                <w:pPr>
                  <w:pStyle w:val="ad"/>
                </w:pPr>
              </w:pPrChange>
            </w:pPr>
            <w:r w:rsidRPr="00FA09C3">
              <w:t>git</w:t>
            </w:r>
            <w:r w:rsidRPr="00FA09C3">
              <w:t>的</w:t>
            </w:r>
            <w:r w:rsidRPr="00FA09C3">
              <w:t>eclipse</w:t>
            </w:r>
            <w:r w:rsidRPr="00FA09C3">
              <w:t>插件</w:t>
            </w:r>
          </w:p>
        </w:tc>
        <w:tc>
          <w:tcPr>
            <w:tcW w:w="1773" w:type="dxa"/>
            <w:vAlign w:val="center"/>
            <w:tcPrChange w:id="948" w:author="周建中" w:date="2017-05-08T16:37:00Z">
              <w:tcPr>
                <w:tcW w:w="1773" w:type="dxa"/>
                <w:vAlign w:val="center"/>
              </w:tcPr>
            </w:tcPrChange>
          </w:tcPr>
          <w:p w14:paraId="76C764AE" w14:textId="77777777" w:rsidR="00790D7A" w:rsidRPr="00FA09C3" w:rsidRDefault="00861BDD" w:rsidP="00960811">
            <w:pPr>
              <w:pStyle w:val="ad"/>
              <w:spacing w:beforeLines="20" w:before="48" w:afterLines="20" w:after="48" w:line="240" w:lineRule="auto"/>
              <w:pPrChange w:id="949" w:author="周建中" w:date="2017-05-08T16:26:00Z">
                <w:pPr>
                  <w:pStyle w:val="ad"/>
                </w:pPr>
              </w:pPrChange>
            </w:pPr>
            <w:r w:rsidRPr="00FA09C3">
              <w:t>集成</w:t>
            </w:r>
            <w:r w:rsidRPr="00FA09C3">
              <w:t>git</w:t>
            </w:r>
            <w:r w:rsidRPr="00FA09C3">
              <w:t>功能</w:t>
            </w:r>
          </w:p>
        </w:tc>
      </w:tr>
      <w:tr w:rsidR="00790D7A" w14:paraId="527081B6" w14:textId="77777777" w:rsidTr="009174BD">
        <w:trPr>
          <w:jc w:val="center"/>
          <w:trPrChange w:id="950" w:author="周建中" w:date="2017-05-08T16:37:00Z">
            <w:trPr>
              <w:jc w:val="center"/>
            </w:trPr>
          </w:trPrChange>
        </w:trPr>
        <w:tc>
          <w:tcPr>
            <w:tcW w:w="1431" w:type="dxa"/>
            <w:vMerge/>
            <w:vAlign w:val="center"/>
            <w:tcPrChange w:id="951" w:author="周建中" w:date="2017-05-08T16:37:00Z">
              <w:tcPr>
                <w:tcW w:w="1361" w:type="dxa"/>
                <w:vMerge/>
                <w:vAlign w:val="center"/>
              </w:tcPr>
            </w:tcPrChange>
          </w:tcPr>
          <w:p w14:paraId="580C44A1" w14:textId="77777777" w:rsidR="00790D7A" w:rsidRPr="00960811" w:rsidRDefault="00790D7A" w:rsidP="00960811">
            <w:pPr>
              <w:pStyle w:val="ad"/>
              <w:spacing w:beforeLines="20" w:before="48" w:afterLines="20" w:after="48" w:line="240" w:lineRule="auto"/>
              <w:jc w:val="center"/>
              <w:rPr>
                <w:rFonts w:ascii="黑体" w:eastAsia="黑体" w:hAnsi="黑体"/>
                <w:rPrChange w:id="952" w:author="周建中" w:date="2017-05-08T16:27:00Z">
                  <w:rPr/>
                </w:rPrChange>
              </w:rPr>
              <w:pPrChange w:id="953" w:author="周建中" w:date="2017-05-08T16:27:00Z">
                <w:pPr>
                  <w:pStyle w:val="ad"/>
                </w:pPr>
              </w:pPrChange>
            </w:pPr>
          </w:p>
        </w:tc>
        <w:tc>
          <w:tcPr>
            <w:tcW w:w="2054" w:type="dxa"/>
            <w:vAlign w:val="center"/>
            <w:tcPrChange w:id="954" w:author="周建中" w:date="2017-05-08T16:37:00Z">
              <w:tcPr>
                <w:tcW w:w="2054" w:type="dxa"/>
                <w:vAlign w:val="center"/>
              </w:tcPr>
            </w:tcPrChange>
          </w:tcPr>
          <w:p w14:paraId="69B1CB53" w14:textId="77777777" w:rsidR="00790D7A" w:rsidRPr="00FA09C3" w:rsidRDefault="00790D7A" w:rsidP="00960811">
            <w:pPr>
              <w:pStyle w:val="ad"/>
              <w:spacing w:beforeLines="20" w:before="48" w:afterLines="20" w:after="48" w:line="240" w:lineRule="auto"/>
              <w:pPrChange w:id="955" w:author="周建中" w:date="2017-05-08T16:26:00Z">
                <w:pPr>
                  <w:pStyle w:val="ad"/>
                </w:pPr>
              </w:pPrChange>
            </w:pPr>
            <w:r w:rsidRPr="00FA09C3">
              <w:t>eclipse spring plugin</w:t>
            </w:r>
          </w:p>
        </w:tc>
        <w:tc>
          <w:tcPr>
            <w:tcW w:w="3284" w:type="dxa"/>
            <w:vAlign w:val="center"/>
            <w:tcPrChange w:id="956" w:author="周建中" w:date="2017-05-08T16:37:00Z">
              <w:tcPr>
                <w:tcW w:w="3284" w:type="dxa"/>
                <w:vAlign w:val="center"/>
              </w:tcPr>
            </w:tcPrChange>
          </w:tcPr>
          <w:p w14:paraId="64D20C23" w14:textId="77777777" w:rsidR="00790D7A" w:rsidRPr="00FA09C3" w:rsidRDefault="0072754B" w:rsidP="00960811">
            <w:pPr>
              <w:pStyle w:val="ad"/>
              <w:spacing w:beforeLines="20" w:before="48" w:afterLines="20" w:after="48" w:line="240" w:lineRule="auto"/>
              <w:pPrChange w:id="957" w:author="周建中" w:date="2017-05-08T16:26:00Z">
                <w:pPr>
                  <w:pStyle w:val="ad"/>
                </w:pPr>
              </w:pPrChange>
            </w:pPr>
            <w:r w:rsidRPr="00FA09C3">
              <w:t>spring</w:t>
            </w:r>
            <w:r w:rsidRPr="00FA09C3">
              <w:t>的</w:t>
            </w:r>
            <w:r w:rsidRPr="00FA09C3">
              <w:t>eclipse</w:t>
            </w:r>
            <w:r w:rsidRPr="00FA09C3">
              <w:t>插件</w:t>
            </w:r>
          </w:p>
        </w:tc>
        <w:tc>
          <w:tcPr>
            <w:tcW w:w="1773" w:type="dxa"/>
            <w:vAlign w:val="center"/>
            <w:tcPrChange w:id="958" w:author="周建中" w:date="2017-05-08T16:37:00Z">
              <w:tcPr>
                <w:tcW w:w="1773" w:type="dxa"/>
                <w:vAlign w:val="center"/>
              </w:tcPr>
            </w:tcPrChange>
          </w:tcPr>
          <w:p w14:paraId="69288483" w14:textId="77777777" w:rsidR="00790D7A" w:rsidRPr="00FA09C3" w:rsidRDefault="00861BDD" w:rsidP="00960811">
            <w:pPr>
              <w:pStyle w:val="ad"/>
              <w:spacing w:beforeLines="20" w:before="48" w:afterLines="20" w:after="48" w:line="240" w:lineRule="auto"/>
              <w:pPrChange w:id="959" w:author="周建中" w:date="2017-05-08T16:26:00Z">
                <w:pPr>
                  <w:pStyle w:val="ad"/>
                </w:pPr>
              </w:pPrChange>
            </w:pPr>
            <w:r w:rsidRPr="00FA09C3">
              <w:t>为</w:t>
            </w:r>
            <w:r w:rsidRPr="00FA09C3">
              <w:t>spring</w:t>
            </w:r>
            <w:r w:rsidRPr="00FA09C3">
              <w:t>开发提供</w:t>
            </w:r>
            <w:r w:rsidR="000A3E71" w:rsidRPr="00FA09C3">
              <w:t>gui</w:t>
            </w:r>
            <w:r w:rsidRPr="00FA09C3">
              <w:t>支持</w:t>
            </w:r>
          </w:p>
        </w:tc>
      </w:tr>
      <w:tr w:rsidR="008D2DE6" w14:paraId="6D83AB16" w14:textId="77777777" w:rsidTr="009174BD">
        <w:trPr>
          <w:jc w:val="center"/>
          <w:trPrChange w:id="960" w:author="周建中" w:date="2017-05-08T16:37:00Z">
            <w:trPr>
              <w:jc w:val="center"/>
            </w:trPr>
          </w:trPrChange>
        </w:trPr>
        <w:tc>
          <w:tcPr>
            <w:tcW w:w="1431" w:type="dxa"/>
            <w:vAlign w:val="center"/>
            <w:tcPrChange w:id="961" w:author="周建中" w:date="2017-05-08T16:37:00Z">
              <w:tcPr>
                <w:tcW w:w="1361" w:type="dxa"/>
                <w:vAlign w:val="center"/>
              </w:tcPr>
            </w:tcPrChange>
          </w:tcPr>
          <w:p w14:paraId="412D0114" w14:textId="77777777" w:rsidR="008D2DE6" w:rsidRPr="00960811" w:rsidRDefault="008D2DE6" w:rsidP="00960811">
            <w:pPr>
              <w:pStyle w:val="ad"/>
              <w:spacing w:beforeLines="20" w:before="48" w:afterLines="20" w:after="48" w:line="240" w:lineRule="auto"/>
              <w:jc w:val="center"/>
              <w:rPr>
                <w:rFonts w:ascii="黑体" w:eastAsia="黑体" w:hAnsi="黑体"/>
                <w:rPrChange w:id="962" w:author="周建中" w:date="2017-05-08T16:27:00Z">
                  <w:rPr/>
                </w:rPrChange>
              </w:rPr>
              <w:pPrChange w:id="963" w:author="周建中" w:date="2017-05-08T16:27:00Z">
                <w:pPr>
                  <w:pStyle w:val="ad"/>
                </w:pPr>
              </w:pPrChange>
            </w:pPr>
            <w:r w:rsidRPr="00960811">
              <w:rPr>
                <w:rFonts w:ascii="黑体" w:eastAsia="黑体" w:hAnsi="黑体"/>
                <w:rPrChange w:id="964" w:author="周建中" w:date="2017-05-08T16:27:00Z">
                  <w:rPr/>
                </w:rPrChange>
              </w:rPr>
              <w:t>服务器</w:t>
            </w:r>
          </w:p>
        </w:tc>
        <w:tc>
          <w:tcPr>
            <w:tcW w:w="2054" w:type="dxa"/>
            <w:vAlign w:val="center"/>
            <w:tcPrChange w:id="965" w:author="周建中" w:date="2017-05-08T16:37:00Z">
              <w:tcPr>
                <w:tcW w:w="2054" w:type="dxa"/>
                <w:vAlign w:val="center"/>
              </w:tcPr>
            </w:tcPrChange>
          </w:tcPr>
          <w:p w14:paraId="768F2D8F" w14:textId="77777777" w:rsidR="008D2DE6" w:rsidRPr="00FA09C3" w:rsidRDefault="00FA5CB0" w:rsidP="00960811">
            <w:pPr>
              <w:pStyle w:val="ad"/>
              <w:spacing w:beforeLines="20" w:before="48" w:afterLines="20" w:after="48" w:line="240" w:lineRule="auto"/>
              <w:pPrChange w:id="966" w:author="周建中" w:date="2017-05-08T16:26:00Z">
                <w:pPr>
                  <w:pStyle w:val="ad"/>
                </w:pPr>
              </w:pPrChange>
            </w:pPr>
            <w:r w:rsidRPr="00FA09C3">
              <w:t>jetty</w:t>
            </w:r>
          </w:p>
        </w:tc>
        <w:tc>
          <w:tcPr>
            <w:tcW w:w="3284" w:type="dxa"/>
            <w:vAlign w:val="center"/>
            <w:tcPrChange w:id="967" w:author="周建中" w:date="2017-05-08T16:37:00Z">
              <w:tcPr>
                <w:tcW w:w="3284" w:type="dxa"/>
                <w:vAlign w:val="center"/>
              </w:tcPr>
            </w:tcPrChange>
          </w:tcPr>
          <w:p w14:paraId="6DD3CA39" w14:textId="77777777" w:rsidR="008D2DE6" w:rsidRPr="00FA09C3" w:rsidRDefault="00FA5CB0" w:rsidP="00960811">
            <w:pPr>
              <w:pStyle w:val="ad"/>
              <w:spacing w:beforeLines="20" w:before="48" w:afterLines="20" w:after="48" w:line="240" w:lineRule="auto"/>
              <w:pPrChange w:id="968" w:author="周建中" w:date="2017-05-08T16:26:00Z">
                <w:pPr>
                  <w:pStyle w:val="ad"/>
                </w:pPr>
              </w:pPrChange>
            </w:pPr>
            <w:r w:rsidRPr="00FA09C3">
              <w:t>jetty servlet</w:t>
            </w:r>
            <w:r w:rsidRPr="00FA09C3">
              <w:t>服务器</w:t>
            </w:r>
          </w:p>
        </w:tc>
        <w:tc>
          <w:tcPr>
            <w:tcW w:w="1773" w:type="dxa"/>
            <w:vAlign w:val="center"/>
            <w:tcPrChange w:id="969" w:author="周建中" w:date="2017-05-08T16:37:00Z">
              <w:tcPr>
                <w:tcW w:w="1773" w:type="dxa"/>
                <w:vAlign w:val="center"/>
              </w:tcPr>
            </w:tcPrChange>
          </w:tcPr>
          <w:p w14:paraId="7101CF89" w14:textId="77777777" w:rsidR="008D2DE6" w:rsidRPr="00FA09C3" w:rsidRDefault="002A5BA8" w:rsidP="00960811">
            <w:pPr>
              <w:pStyle w:val="ad"/>
              <w:spacing w:beforeLines="20" w:before="48" w:afterLines="20" w:after="48" w:line="240" w:lineRule="auto"/>
              <w:pPrChange w:id="970" w:author="周建中" w:date="2017-05-08T16:26:00Z">
                <w:pPr>
                  <w:pStyle w:val="ad"/>
                </w:pPr>
              </w:pPrChange>
            </w:pPr>
            <w:r w:rsidRPr="00FA09C3">
              <w:t>使用</w:t>
            </w:r>
            <w:r w:rsidRPr="00FA09C3">
              <w:t>java</w:t>
            </w:r>
            <w:r w:rsidRPr="00FA09C3">
              <w:t>开发的小巧服务器</w:t>
            </w:r>
          </w:p>
        </w:tc>
      </w:tr>
    </w:tbl>
    <w:p w14:paraId="6F474F9E" w14:textId="77777777" w:rsidR="00072072" w:rsidRDefault="00072072" w:rsidP="00B84ABD">
      <w:pPr>
        <w:ind w:firstLine="480"/>
      </w:pPr>
    </w:p>
    <w:p w14:paraId="1DC65E81" w14:textId="77777777"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14:paraId="5E244950" w14:textId="77777777" w:rsidR="00AC7775" w:rsidRDefault="00025571" w:rsidP="00B84ABD">
      <w:pPr>
        <w:ind w:firstLine="480"/>
      </w:pPr>
      <w:r>
        <w:rPr>
          <w:rFonts w:hint="eastAsia"/>
        </w:rPr>
        <w:lastRenderedPageBreak/>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885D60">
        <w:fldChar w:fldCharType="begin"/>
      </w:r>
      <w:r w:rsidR="00C15D90">
        <w:instrText xml:space="preserve"> ADDIN NE.Ref.{EEAC2639-C585-4C82-8A1C-68D56FB89860}</w:instrText>
      </w:r>
      <w:r w:rsidR="00885D60">
        <w:fldChar w:fldCharType="separate"/>
      </w:r>
      <w:r w:rsidR="00D70963">
        <w:rPr>
          <w:rFonts w:eastAsia="微软雅黑" w:cs="Times New Roman"/>
          <w:color w:val="080000"/>
          <w:szCs w:val="24"/>
          <w:vertAlign w:val="superscript"/>
        </w:rPr>
        <w:t>[11]</w:t>
      </w:r>
      <w:r w:rsidR="00885D60">
        <w:fldChar w:fldCharType="end"/>
      </w:r>
      <w:r w:rsidR="00D149D4">
        <w:rPr>
          <w:rFonts w:hint="eastAsia"/>
        </w:rPr>
        <w:t>对大型程序的架构进行了</w:t>
      </w:r>
      <w:r w:rsidR="008D5E4F">
        <w:rPr>
          <w:rFonts w:hint="eastAsia"/>
        </w:rPr>
        <w:t>深入</w:t>
      </w:r>
      <w:r w:rsidR="00D149D4">
        <w:rPr>
          <w:rFonts w:hint="eastAsia"/>
        </w:rPr>
        <w:t>的探讨</w:t>
      </w:r>
    </w:p>
    <w:p w14:paraId="311D62B9" w14:textId="77777777"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14:paraId="4F6112D2" w14:textId="77777777" w:rsidR="003D6F5D" w:rsidRPr="007949A5" w:rsidRDefault="00D64011" w:rsidP="007949A5">
      <w:pPr>
        <w:pStyle w:val="2"/>
      </w:pPr>
      <w:bookmarkStart w:id="971" w:name="_Toc482019006"/>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971"/>
    </w:p>
    <w:p w14:paraId="5A1BE44B" w14:textId="6D9C2373" w:rsidR="002914BB" w:rsidRDefault="00694543" w:rsidP="00694543">
      <w:pPr>
        <w:ind w:firstLine="480"/>
      </w:pPr>
      <w:r>
        <w:rPr>
          <w:rFonts w:hint="eastAsia"/>
        </w:rPr>
        <w:t>在软件</w:t>
      </w:r>
      <w:del w:id="972" w:author="周建中" w:date="2017-05-08T16:37:00Z">
        <w:r w:rsidDel="009174BD">
          <w:rPr>
            <w:rFonts w:hint="eastAsia"/>
          </w:rPr>
          <w:delText>项目</w:delText>
        </w:r>
      </w:del>
      <w:ins w:id="973" w:author="周建中" w:date="2017-05-08T16:37:00Z">
        <w:r w:rsidR="009174BD">
          <w:rPr>
            <w:rFonts w:hint="eastAsia"/>
          </w:rPr>
          <w:t>开发</w:t>
        </w:r>
      </w:ins>
      <w:r>
        <w:rPr>
          <w:rFonts w:hint="eastAsia"/>
        </w:rPr>
        <w:t>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14:paraId="7B12018F" w14:textId="77777777"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14:paraId="7CD2D5DD" w14:textId="77777777"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14:paraId="3F63767F" w14:textId="77777777" w:rsidR="00E5798F" w:rsidRDefault="00A030F8" w:rsidP="00E568A3">
      <w:pPr>
        <w:ind w:firstLineChars="0" w:firstLine="0"/>
        <w:jc w:val="center"/>
      </w:pPr>
      <w:r>
        <w:rPr>
          <w:noProof/>
        </w:rPr>
        <w:lastRenderedPageBreak/>
        <w:drawing>
          <wp:inline distT="0" distB="0" distL="0" distR="0" wp14:anchorId="26A026E8" wp14:editId="69016B5E">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14:paraId="65C5BFAD" w14:textId="77777777" w:rsidR="00023C4A" w:rsidRDefault="007B6A99" w:rsidP="009174BD">
      <w:pPr>
        <w:pStyle w:val="af2"/>
        <w:spacing w:afterLines="50" w:after="120"/>
        <w:pPrChange w:id="974" w:author="周建中" w:date="2017-05-08T16:38:00Z">
          <w:pPr>
            <w:pStyle w:val="af2"/>
          </w:pPr>
        </w:pPrChange>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14:paraId="6E572C02" w14:textId="77777777"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14:paraId="2140329A" w14:textId="77777777" w:rsidR="002914BB" w:rsidRDefault="008B4627" w:rsidP="002914BB">
      <w:pPr>
        <w:ind w:firstLine="480"/>
        <w:rPr>
          <w:rFonts w:cs="Times New Roman"/>
        </w:rPr>
      </w:pPr>
      <w:r w:rsidRPr="00A44041">
        <w:rPr>
          <w:rFonts w:cs="Times New Roman" w:hint="eastAsia"/>
        </w:rPr>
        <w:t>文献</w:t>
      </w:r>
      <w:r w:rsidR="00885D60">
        <w:rPr>
          <w:rFonts w:cs="Times New Roman"/>
        </w:rPr>
        <w:fldChar w:fldCharType="begin"/>
      </w:r>
      <w:r w:rsidR="00C15D90">
        <w:rPr>
          <w:rFonts w:cs="Times New Roman"/>
        </w:rPr>
        <w:instrText xml:space="preserve"> ADDIN NE.Ref.{192FA842-F913-4813-A384-C4E0DBBA17F0}</w:instrText>
      </w:r>
      <w:r w:rsidR="00885D60">
        <w:rPr>
          <w:rFonts w:cs="Times New Roman"/>
        </w:rPr>
        <w:fldChar w:fldCharType="separate"/>
      </w:r>
      <w:r w:rsidR="00D70963">
        <w:rPr>
          <w:rFonts w:eastAsia="微软雅黑" w:cs="Times New Roman"/>
          <w:color w:val="080000"/>
          <w:szCs w:val="24"/>
          <w:vertAlign w:val="superscript"/>
        </w:rPr>
        <w:t>[12]</w:t>
      </w:r>
      <w:r w:rsidR="00885D60">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14:paraId="36E20ABF" w14:textId="77777777"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14:paraId="18C32232" w14:textId="77777777" w:rsidR="00B464E3" w:rsidRPr="00C67C84" w:rsidRDefault="00B464E3" w:rsidP="009174BD">
      <w:pPr>
        <w:spacing w:afterLines="50" w:after="120"/>
        <w:ind w:firstLine="482"/>
        <w:jc w:val="center"/>
        <w:rPr>
          <w:rFonts w:cs="Times New Roman"/>
          <w:b/>
        </w:rPr>
        <w:pPrChange w:id="975" w:author="周建中" w:date="2017-05-08T16:38:00Z">
          <w:pPr>
            <w:ind w:firstLine="482"/>
            <w:jc w:val="center"/>
          </w:pPr>
        </w:pPrChange>
      </w:pPr>
      <w:r w:rsidRPr="00C67C84">
        <w:rPr>
          <w:rFonts w:cs="Times New Roman" w:hint="eastAsia"/>
          <w:b/>
        </w:rPr>
        <w:t>https://github.com/yy550956983/graduate.git</w:t>
      </w:r>
    </w:p>
    <w:p w14:paraId="1103A5B8" w14:textId="77777777"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14:paraId="53F9373E" w14:textId="77777777" w:rsidR="002914BB" w:rsidRPr="00914F97" w:rsidRDefault="004561D6" w:rsidP="00E568A3">
      <w:pPr>
        <w:ind w:firstLineChars="0" w:firstLine="0"/>
        <w:jc w:val="center"/>
      </w:pPr>
      <w:r>
        <w:object w:dxaOrig="8241" w:dyaOrig="4340" w14:anchorId="7680F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79.8pt" o:ole="">
            <v:imagedata r:id="rId18" o:title=""/>
          </v:shape>
          <o:OLEObject Type="Embed" ProgID="Visio.Drawing.11" ShapeID="_x0000_i1025" DrawAspect="Content" ObjectID="_1555770758" r:id="rId19"/>
        </w:object>
      </w:r>
    </w:p>
    <w:p w14:paraId="1AC93698" w14:textId="77777777"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14:paraId="34401C5E" w14:textId="77777777" w:rsidR="008B4627" w:rsidRPr="007949A5" w:rsidRDefault="00D64011" w:rsidP="007949A5">
      <w:pPr>
        <w:pStyle w:val="2"/>
      </w:pPr>
      <w:bookmarkStart w:id="976" w:name="_Toc482019007"/>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976"/>
    </w:p>
    <w:p w14:paraId="1A8D1000" w14:textId="77777777"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14:paraId="30AB9F47" w14:textId="77777777"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14:paraId="430A2103" w14:textId="77777777" w:rsidR="008B4627" w:rsidRPr="008B4627" w:rsidRDefault="00DD2152" w:rsidP="00E568A3">
      <w:pPr>
        <w:ind w:firstLineChars="0" w:firstLine="0"/>
        <w:jc w:val="center"/>
      </w:pPr>
      <w:r>
        <w:rPr>
          <w:noProof/>
        </w:rPr>
        <w:lastRenderedPageBreak/>
        <w:drawing>
          <wp:inline distT="0" distB="0" distL="0" distR="0" wp14:anchorId="4C26314E" wp14:editId="703E6E4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14:paraId="76A14F19" w14:textId="77777777" w:rsidR="000E54FA" w:rsidRPr="00322245" w:rsidRDefault="007B6A99" w:rsidP="009174BD">
      <w:pPr>
        <w:pStyle w:val="af2"/>
        <w:spacing w:afterLines="50" w:after="120"/>
        <w:pPrChange w:id="977" w:author="周建中" w:date="2017-05-08T16:39:00Z">
          <w:pPr>
            <w:pStyle w:val="af2"/>
          </w:pPr>
        </w:pPrChange>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14:paraId="25645836" w14:textId="77777777"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14:paraId="1598D946" w14:textId="77777777"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8"/>
      </w:tblGrid>
      <w:tr w:rsidR="006A7DC3" w:rsidRPr="004561D6" w14:paraId="31B7C34F" w14:textId="77777777" w:rsidTr="006A7DC3">
        <w:trPr>
          <w:trHeight w:val="1441"/>
          <w:jc w:val="center"/>
        </w:trPr>
        <w:tc>
          <w:tcPr>
            <w:tcW w:w="5000" w:type="pct"/>
          </w:tcPr>
          <w:p w14:paraId="23D41B1D" w14:textId="77777777" w:rsidR="006A7DC3" w:rsidRPr="004561D6" w:rsidRDefault="006A7DC3" w:rsidP="000C42B0">
            <w:pPr>
              <w:pStyle w:val="af1"/>
            </w:pPr>
            <w:r w:rsidRPr="004561D6">
              <w:t>&lt;dependency&gt;</w:t>
            </w:r>
          </w:p>
          <w:p w14:paraId="1B20E25B" w14:textId="77777777" w:rsidR="006A7DC3" w:rsidRPr="004561D6" w:rsidRDefault="000C42B0" w:rsidP="000C42B0">
            <w:pPr>
              <w:pStyle w:val="af1"/>
            </w:pPr>
            <w:r w:rsidRPr="007A599B">
              <w:t xml:space="preserve">  </w:t>
            </w:r>
            <w:r w:rsidR="006A7DC3" w:rsidRPr="004561D6">
              <w:t>&lt;groupId&gt;org.apache.commons&lt;/groupId&gt;</w:t>
            </w:r>
          </w:p>
          <w:p w14:paraId="57988716" w14:textId="77777777" w:rsidR="006A7DC3" w:rsidRPr="004561D6" w:rsidRDefault="000C42B0" w:rsidP="000C42B0">
            <w:pPr>
              <w:pStyle w:val="af1"/>
            </w:pPr>
            <w:r w:rsidRPr="007A599B">
              <w:t xml:space="preserve">  </w:t>
            </w:r>
            <w:r w:rsidR="006A7DC3" w:rsidRPr="004561D6">
              <w:t>&lt;artifactId&gt;commons-math3&lt;/artifactId&gt;</w:t>
            </w:r>
          </w:p>
          <w:p w14:paraId="11834284" w14:textId="77777777"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14:paraId="739B8E87" w14:textId="77777777" w:rsidR="006A7DC3" w:rsidRPr="004561D6" w:rsidRDefault="006A7DC3" w:rsidP="000C42B0">
            <w:pPr>
              <w:pStyle w:val="af1"/>
            </w:pPr>
            <w:r w:rsidRPr="004561D6">
              <w:t>&lt;/dependency&gt;</w:t>
            </w:r>
          </w:p>
        </w:tc>
      </w:tr>
    </w:tbl>
    <w:p w14:paraId="71CC87AF" w14:textId="77777777"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14:paraId="4E7E4A8C" w14:textId="77777777" w:rsidR="00C66764" w:rsidRDefault="00987DE4" w:rsidP="00E568A3">
      <w:pPr>
        <w:ind w:firstLineChars="0" w:firstLine="0"/>
        <w:jc w:val="center"/>
      </w:pPr>
      <w:r>
        <w:object w:dxaOrig="5738" w:dyaOrig="7425" w14:anchorId="26188330">
          <v:shape id="_x0000_i1026" type="#_x0000_t75" style="width:280.6pt;height:361.55pt" o:ole="">
            <v:imagedata r:id="rId21" o:title=""/>
          </v:shape>
          <o:OLEObject Type="Embed" ProgID="Visio.Drawing.11" ShapeID="_x0000_i1026" DrawAspect="Content" ObjectID="_1555770759" r:id="rId22"/>
        </w:object>
      </w:r>
    </w:p>
    <w:p w14:paraId="5DFEAE01" w14:textId="77777777" w:rsidR="00C66764" w:rsidRPr="00322245" w:rsidRDefault="00C66764" w:rsidP="009174BD">
      <w:pPr>
        <w:pStyle w:val="af2"/>
        <w:spacing w:afterLines="50" w:after="120"/>
        <w:pPrChange w:id="978" w:author="周建中" w:date="2017-05-08T16:39:00Z">
          <w:pPr>
            <w:pStyle w:val="af2"/>
          </w:pPr>
        </w:pPrChange>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14:paraId="0E6651B4" w14:textId="77777777"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14:paraId="06592B1B" w14:textId="77777777"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14:paraId="25D74D94" w14:textId="77777777"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1"/>
      </w:tblGrid>
      <w:tr w:rsidR="00B07E36" w:rsidRPr="000C42B0" w14:paraId="3D76B927" w14:textId="77777777" w:rsidTr="00C872BA">
        <w:trPr>
          <w:trHeight w:val="2153"/>
          <w:jc w:val="center"/>
        </w:trPr>
        <w:tc>
          <w:tcPr>
            <w:tcW w:w="0" w:type="auto"/>
          </w:tcPr>
          <w:p w14:paraId="4FC7E508" w14:textId="77777777" w:rsidR="00B07E36" w:rsidRPr="000C42B0" w:rsidRDefault="00B07E36" w:rsidP="000C42B0">
            <w:pPr>
              <w:pStyle w:val="af1"/>
            </w:pPr>
            <w:r w:rsidRPr="000C42B0">
              <w:lastRenderedPageBreak/>
              <w:t>&lt;plugin&gt;</w:t>
            </w:r>
          </w:p>
          <w:p w14:paraId="42AA3B93" w14:textId="77777777" w:rsidR="00B07E36" w:rsidRPr="000C42B0" w:rsidRDefault="007A599B" w:rsidP="000C42B0">
            <w:pPr>
              <w:pStyle w:val="af1"/>
            </w:pPr>
            <w:r w:rsidRPr="000C42B0">
              <w:t xml:space="preserve">  </w:t>
            </w:r>
            <w:r w:rsidR="00B07E36" w:rsidRPr="000C42B0">
              <w:t>&lt;groupId&gt;org.apache.maven.plugins&lt;/groupId&gt;</w:t>
            </w:r>
          </w:p>
          <w:p w14:paraId="17BC3DD0" w14:textId="77777777" w:rsidR="00B07E36" w:rsidRPr="000C42B0" w:rsidRDefault="007A599B" w:rsidP="000C42B0">
            <w:pPr>
              <w:pStyle w:val="af1"/>
            </w:pPr>
            <w:r w:rsidRPr="000C42B0">
              <w:t xml:space="preserve">  </w:t>
            </w:r>
            <w:r w:rsidR="00B07E36" w:rsidRPr="000C42B0">
              <w:t>&lt;artifactId&gt;maven-compiler-plugin&lt;/artifactId&gt;</w:t>
            </w:r>
          </w:p>
          <w:p w14:paraId="2B9C0C03" w14:textId="77777777" w:rsidR="00B07E36" w:rsidRPr="000C42B0" w:rsidRDefault="007A599B" w:rsidP="000C42B0">
            <w:pPr>
              <w:pStyle w:val="af1"/>
            </w:pPr>
            <w:r w:rsidRPr="000C42B0">
              <w:t xml:space="preserve">  </w:t>
            </w:r>
            <w:r w:rsidR="00B07E36" w:rsidRPr="000C42B0">
              <w:t>&lt;version&gt;3.6.0&lt;/version&gt;</w:t>
            </w:r>
          </w:p>
          <w:p w14:paraId="1C859274" w14:textId="77777777" w:rsidR="00B07E36" w:rsidRPr="000C42B0" w:rsidRDefault="007A599B" w:rsidP="000C42B0">
            <w:pPr>
              <w:pStyle w:val="af1"/>
            </w:pPr>
            <w:r w:rsidRPr="000C42B0">
              <w:t xml:space="preserve">  </w:t>
            </w:r>
            <w:r w:rsidR="00B07E36" w:rsidRPr="000C42B0">
              <w:t>&lt;configuration&gt;</w:t>
            </w:r>
          </w:p>
          <w:p w14:paraId="4B502AEE" w14:textId="77777777" w:rsidR="00B07E36" w:rsidRPr="001F2B42" w:rsidRDefault="007A599B" w:rsidP="000C42B0">
            <w:pPr>
              <w:pStyle w:val="af1"/>
              <w:rPr>
                <w:b/>
              </w:rPr>
            </w:pPr>
            <w:r w:rsidRPr="000C42B0">
              <w:t xml:space="preserve">    </w:t>
            </w:r>
            <w:r w:rsidR="00B07E36" w:rsidRPr="001F2B42">
              <w:rPr>
                <w:b/>
              </w:rPr>
              <w:t>&lt;source&gt;1.8&lt;/source&gt;</w:t>
            </w:r>
          </w:p>
          <w:p w14:paraId="5D8BCE8A" w14:textId="77777777" w:rsidR="00B07E36" w:rsidRPr="001F2B42" w:rsidRDefault="007A599B" w:rsidP="000C42B0">
            <w:pPr>
              <w:pStyle w:val="af1"/>
              <w:rPr>
                <w:b/>
              </w:rPr>
            </w:pPr>
            <w:r w:rsidRPr="001F2B42">
              <w:rPr>
                <w:b/>
              </w:rPr>
              <w:t xml:space="preserve">    </w:t>
            </w:r>
            <w:r w:rsidR="00B07E36" w:rsidRPr="001F2B42">
              <w:rPr>
                <w:b/>
              </w:rPr>
              <w:t>&lt;target&gt;1.8&lt;/target&gt;</w:t>
            </w:r>
          </w:p>
          <w:p w14:paraId="577F7B6B" w14:textId="77777777" w:rsidR="00B07E36" w:rsidRPr="000C42B0" w:rsidRDefault="007A599B" w:rsidP="000C42B0">
            <w:pPr>
              <w:pStyle w:val="af1"/>
            </w:pPr>
            <w:r w:rsidRPr="000C42B0">
              <w:t xml:space="preserve">  </w:t>
            </w:r>
            <w:r w:rsidR="00B07E36" w:rsidRPr="000C42B0">
              <w:t>&lt;/configuration&gt;</w:t>
            </w:r>
          </w:p>
          <w:p w14:paraId="50AE984E" w14:textId="77777777" w:rsidR="00B07E36" w:rsidRDefault="00B07E36" w:rsidP="000C42B0">
            <w:pPr>
              <w:pStyle w:val="af1"/>
            </w:pPr>
            <w:r w:rsidRPr="000C42B0">
              <w:t>&lt;/plugin&gt;</w:t>
            </w:r>
          </w:p>
          <w:p w14:paraId="5515B968" w14:textId="77777777" w:rsidR="00C872BA" w:rsidRPr="000C42B0" w:rsidRDefault="00C872BA" w:rsidP="000C42B0">
            <w:pPr>
              <w:pStyle w:val="af1"/>
            </w:pPr>
          </w:p>
        </w:tc>
      </w:tr>
    </w:tbl>
    <w:p w14:paraId="0EA9D600" w14:textId="77777777"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tblGrid>
      <w:tr w:rsidR="00974EDC" w:rsidRPr="007A599B" w14:paraId="345D1DBF" w14:textId="77777777" w:rsidTr="00A73F38">
        <w:trPr>
          <w:jc w:val="center"/>
        </w:trPr>
        <w:tc>
          <w:tcPr>
            <w:tcW w:w="6771" w:type="dxa"/>
          </w:tcPr>
          <w:p w14:paraId="248386C2" w14:textId="77777777" w:rsidR="00974EDC" w:rsidRPr="007A599B" w:rsidRDefault="00974EDC" w:rsidP="007A599B">
            <w:pPr>
              <w:pStyle w:val="af1"/>
            </w:pPr>
            <w:r w:rsidRPr="007A599B">
              <w:t>&lt;plugin&gt;</w:t>
            </w:r>
          </w:p>
          <w:p w14:paraId="64D58243" w14:textId="77777777" w:rsidR="00974EDC" w:rsidRPr="007A599B" w:rsidRDefault="00101E98" w:rsidP="007A599B">
            <w:pPr>
              <w:pStyle w:val="af1"/>
            </w:pPr>
            <w:r w:rsidRPr="007A599B">
              <w:t xml:space="preserve">  </w:t>
            </w:r>
            <w:r w:rsidR="00974EDC" w:rsidRPr="007A599B">
              <w:t>&lt;groupId&gt;org.eclipse.jetty&lt;/groupId&gt;</w:t>
            </w:r>
          </w:p>
          <w:p w14:paraId="6DF3309C" w14:textId="77777777" w:rsidR="00974EDC" w:rsidRPr="007A599B" w:rsidRDefault="00101E98" w:rsidP="007A599B">
            <w:pPr>
              <w:pStyle w:val="af1"/>
            </w:pPr>
            <w:r w:rsidRPr="007A599B">
              <w:t xml:space="preserve">  </w:t>
            </w:r>
            <w:r w:rsidR="00974EDC" w:rsidRPr="007A599B">
              <w:t>&lt;artifactId&gt;jetty-maven-plugin&lt;/artifactId&gt;</w:t>
            </w:r>
          </w:p>
          <w:p w14:paraId="259CBC92" w14:textId="77777777" w:rsidR="00974EDC" w:rsidRPr="007A599B" w:rsidRDefault="00101E98" w:rsidP="007A599B">
            <w:pPr>
              <w:pStyle w:val="af1"/>
            </w:pPr>
            <w:r w:rsidRPr="007A599B">
              <w:t xml:space="preserve">  </w:t>
            </w:r>
            <w:r w:rsidR="00974EDC" w:rsidRPr="007A599B">
              <w:t>&lt;version&gt;9.2.10.v20150310&lt;/version&gt;</w:t>
            </w:r>
          </w:p>
          <w:p w14:paraId="08FAF619" w14:textId="77777777" w:rsidR="00974EDC" w:rsidRPr="007A599B" w:rsidRDefault="00101E98" w:rsidP="007A599B">
            <w:pPr>
              <w:pStyle w:val="af1"/>
            </w:pPr>
            <w:r w:rsidRPr="007A599B">
              <w:t xml:space="preserve">  </w:t>
            </w:r>
            <w:r w:rsidR="00974EDC" w:rsidRPr="007A599B">
              <w:t>&lt;configuration&gt;</w:t>
            </w:r>
          </w:p>
          <w:p w14:paraId="1EBFD462" w14:textId="77777777" w:rsidR="00974EDC" w:rsidRPr="007A599B" w:rsidRDefault="00101E98" w:rsidP="007A599B">
            <w:pPr>
              <w:pStyle w:val="af1"/>
            </w:pPr>
            <w:r w:rsidRPr="007A599B">
              <w:t xml:space="preserve">    </w:t>
            </w:r>
            <w:r w:rsidR="00974EDC" w:rsidRPr="007A599B">
              <w:t>&lt;webApp&gt;</w:t>
            </w:r>
          </w:p>
          <w:p w14:paraId="40436907" w14:textId="77777777" w:rsidR="00974EDC" w:rsidRPr="007A599B" w:rsidRDefault="00101E98" w:rsidP="007A599B">
            <w:pPr>
              <w:pStyle w:val="af1"/>
            </w:pPr>
            <w:r w:rsidRPr="007A599B">
              <w:t xml:space="preserve">        </w:t>
            </w:r>
            <w:r w:rsidR="00974EDC" w:rsidRPr="007A599B">
              <w:t>&lt;contextPath&gt;/Simulation&lt;/contextPath&gt;</w:t>
            </w:r>
          </w:p>
          <w:p w14:paraId="7520F892" w14:textId="77777777" w:rsidR="001C33F9" w:rsidRPr="007A599B" w:rsidRDefault="00101E98" w:rsidP="007A599B">
            <w:pPr>
              <w:pStyle w:val="af1"/>
            </w:pPr>
            <w:r w:rsidRPr="007A599B">
              <w:t xml:space="preserve">        </w:t>
            </w:r>
            <w:r w:rsidR="00974EDC" w:rsidRPr="007A599B">
              <w:t>&lt;defaultsDescriptor&gt;</w:t>
            </w:r>
          </w:p>
          <w:p w14:paraId="0CED00BD" w14:textId="77777777" w:rsidR="001C33F9" w:rsidRPr="003B0240" w:rsidRDefault="00101E98" w:rsidP="007A599B">
            <w:pPr>
              <w:pStyle w:val="af1"/>
              <w:rPr>
                <w:b/>
              </w:rPr>
            </w:pPr>
            <w:r w:rsidRPr="007A599B">
              <w:t xml:space="preserve">          </w:t>
            </w:r>
            <w:r w:rsidR="00974EDC" w:rsidRPr="003B0240">
              <w:rPr>
                <w:b/>
              </w:rPr>
              <w:t>src/main/resources/webdefault.xml</w:t>
            </w:r>
          </w:p>
          <w:p w14:paraId="7B420456" w14:textId="77777777" w:rsidR="00974EDC" w:rsidRPr="007A599B" w:rsidRDefault="00101E98" w:rsidP="007A599B">
            <w:pPr>
              <w:pStyle w:val="af1"/>
            </w:pPr>
            <w:r w:rsidRPr="007A599B">
              <w:t xml:space="preserve">        </w:t>
            </w:r>
            <w:r w:rsidR="00974EDC" w:rsidRPr="007A599B">
              <w:t>&lt;/defaultsDescriptor&gt;</w:t>
            </w:r>
          </w:p>
          <w:p w14:paraId="2EAD417E" w14:textId="77777777" w:rsidR="00974EDC" w:rsidRPr="007A599B" w:rsidRDefault="00101E98" w:rsidP="007A599B">
            <w:pPr>
              <w:pStyle w:val="af1"/>
            </w:pPr>
            <w:r w:rsidRPr="007A599B">
              <w:t xml:space="preserve">    </w:t>
            </w:r>
            <w:r w:rsidR="00974EDC" w:rsidRPr="007A599B">
              <w:t>&lt;/webApp&gt;</w:t>
            </w:r>
          </w:p>
          <w:p w14:paraId="47B64821" w14:textId="77777777"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14:paraId="36F9ED29" w14:textId="77777777" w:rsidR="00974EDC" w:rsidRPr="007A599B" w:rsidRDefault="00101E98" w:rsidP="007A599B">
            <w:pPr>
              <w:pStyle w:val="af1"/>
            </w:pPr>
            <w:r w:rsidRPr="007A599B">
              <w:t xml:space="preserve">    </w:t>
            </w:r>
            <w:r w:rsidR="00974EDC" w:rsidRPr="007A599B">
              <w:t>&lt;/webAppSourceDirectory&gt;</w:t>
            </w:r>
          </w:p>
          <w:p w14:paraId="2D0C0933" w14:textId="77777777"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14:paraId="41C9B20F" w14:textId="77777777" w:rsidR="00974EDC" w:rsidRPr="007A599B" w:rsidRDefault="00101E98" w:rsidP="007A599B">
            <w:pPr>
              <w:pStyle w:val="af1"/>
            </w:pPr>
            <w:r w:rsidRPr="007A599B">
              <w:t xml:space="preserve">  </w:t>
            </w:r>
            <w:r w:rsidR="00974EDC" w:rsidRPr="007A599B">
              <w:t>&lt;/configuration&gt;</w:t>
            </w:r>
          </w:p>
          <w:p w14:paraId="71C0BCB1" w14:textId="77777777" w:rsidR="00974EDC" w:rsidRPr="007A599B" w:rsidRDefault="00974EDC" w:rsidP="007A599B">
            <w:pPr>
              <w:pStyle w:val="af1"/>
            </w:pPr>
            <w:r w:rsidRPr="007A599B">
              <w:t>&lt;/plugin&gt;</w:t>
            </w:r>
          </w:p>
          <w:p w14:paraId="0A13CAF0" w14:textId="77777777" w:rsidR="007A3627" w:rsidRPr="007A599B" w:rsidRDefault="007A3627" w:rsidP="007A599B">
            <w:pPr>
              <w:pStyle w:val="af1"/>
            </w:pPr>
          </w:p>
        </w:tc>
      </w:tr>
    </w:tbl>
    <w:p w14:paraId="734B09F1" w14:textId="77777777"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14:paraId="20C94F6C" w14:textId="77777777"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8"/>
      </w:tblGrid>
      <w:tr w:rsidR="00B07E36" w:rsidRPr="00101E98" w14:paraId="4A4862A4" w14:textId="77777777" w:rsidTr="00B07E36">
        <w:trPr>
          <w:jc w:val="center"/>
        </w:trPr>
        <w:tc>
          <w:tcPr>
            <w:tcW w:w="0" w:type="auto"/>
          </w:tcPr>
          <w:p w14:paraId="65F8B939" w14:textId="77777777"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14:paraId="11E6BB7E" w14:textId="77777777" w:rsidR="00B07E36" w:rsidRPr="00101E98" w:rsidRDefault="00B07E36" w:rsidP="0099057E">
            <w:pPr>
              <w:pStyle w:val="af1"/>
            </w:pPr>
            <w:r w:rsidRPr="00101E98">
              <w:t>apply plugin: 'jetty'</w:t>
            </w:r>
          </w:p>
          <w:p w14:paraId="5BB386F2" w14:textId="77777777" w:rsidR="00B07E36" w:rsidRPr="00101E98" w:rsidRDefault="00B07E36" w:rsidP="0099057E">
            <w:pPr>
              <w:pStyle w:val="af1"/>
            </w:pPr>
            <w:r w:rsidRPr="00101E98">
              <w:t>apply plugin: 'eclipse-wtp'</w:t>
            </w:r>
          </w:p>
          <w:p w14:paraId="114CD845" w14:textId="77777777"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14:paraId="4C118730" w14:textId="77777777" w:rsidR="00B07E36" w:rsidRPr="00101E98" w:rsidRDefault="00B07E36" w:rsidP="0099057E">
            <w:pPr>
              <w:pStyle w:val="af1"/>
            </w:pPr>
            <w:r w:rsidRPr="00101E98">
              <w:t>targetCompatiability = 1.8</w:t>
            </w:r>
          </w:p>
          <w:p w14:paraId="577C1826" w14:textId="77777777" w:rsidR="00B07E36" w:rsidRPr="00101E98" w:rsidRDefault="00B07E36" w:rsidP="0099057E">
            <w:pPr>
              <w:pStyle w:val="af1"/>
            </w:pPr>
          </w:p>
          <w:p w14:paraId="4EB7503B" w14:textId="77777777"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14:paraId="698DCCE2" w14:textId="77777777"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14:paraId="7FF9F80D" w14:textId="77777777"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14:paraId="33AE17E3" w14:textId="77777777" w:rsidR="00B07E36" w:rsidRPr="00101E98" w:rsidRDefault="00B07E36" w:rsidP="0099057E">
            <w:pPr>
              <w:pStyle w:val="af1"/>
            </w:pPr>
            <w:r w:rsidRPr="00101E98">
              <w:t>}</w:t>
            </w:r>
          </w:p>
          <w:p w14:paraId="38D74166" w14:textId="77777777"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14:paraId="34F4A90B" w14:textId="77777777" w:rsidR="00B07E36" w:rsidRPr="00101E98" w:rsidRDefault="00B07E36" w:rsidP="0099057E">
            <w:pPr>
              <w:pStyle w:val="af1"/>
            </w:pPr>
            <w:r w:rsidRPr="00101E98">
              <w:t xml:space="preserve">  compile 'org.apache.commons: commons-math3: 3.5'</w:t>
            </w:r>
          </w:p>
          <w:p w14:paraId="2905CD4F" w14:textId="77777777" w:rsidR="00B07E36" w:rsidRPr="00101E98" w:rsidRDefault="00B07E36" w:rsidP="0099057E">
            <w:pPr>
              <w:pStyle w:val="af1"/>
            </w:pPr>
            <w:r w:rsidRPr="00101E98">
              <w:t>}</w:t>
            </w:r>
          </w:p>
          <w:p w14:paraId="5EA22005" w14:textId="77777777"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14:paraId="0CB3553C" w14:textId="77777777" w:rsidR="00101E98" w:rsidRPr="00101E98" w:rsidRDefault="00B07E36" w:rsidP="0099057E">
            <w:pPr>
              <w:pStyle w:val="af1"/>
            </w:pPr>
            <w:r w:rsidRPr="00101E98">
              <w:t>eclipse{</w:t>
            </w:r>
          </w:p>
          <w:p w14:paraId="56D9841C" w14:textId="77777777" w:rsidR="00B07E36" w:rsidRPr="00101E98" w:rsidRDefault="00CB19B9" w:rsidP="0099057E">
            <w:pPr>
              <w:pStyle w:val="af1"/>
            </w:pPr>
            <w:r w:rsidRPr="00101E98">
              <w:t xml:space="preserve">  </w:t>
            </w:r>
            <w:r w:rsidR="00B07E36" w:rsidRPr="00101E98">
              <w:t>wtp{</w:t>
            </w:r>
          </w:p>
          <w:p w14:paraId="71AE118B" w14:textId="77777777"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14:paraId="3DE3E680" w14:textId="77777777" w:rsidR="00B07E36" w:rsidRPr="00101E98" w:rsidRDefault="00CB19B9" w:rsidP="0099057E">
            <w:pPr>
              <w:pStyle w:val="af1"/>
            </w:pPr>
            <w:r w:rsidRPr="00101E98">
              <w:t xml:space="preserve">  </w:t>
            </w:r>
            <w:r w:rsidR="00B07E36" w:rsidRPr="00101E98">
              <w:t>}</w:t>
            </w:r>
          </w:p>
          <w:p w14:paraId="6B0E90A4" w14:textId="77777777" w:rsidR="00B07E36" w:rsidRDefault="00B07E36" w:rsidP="0099057E">
            <w:pPr>
              <w:pStyle w:val="af1"/>
            </w:pPr>
            <w:r w:rsidRPr="00101E98">
              <w:t>}</w:t>
            </w:r>
          </w:p>
          <w:p w14:paraId="28CFE31C" w14:textId="77777777" w:rsidR="00A50DB3" w:rsidRPr="00101E98" w:rsidRDefault="00A50DB3" w:rsidP="0099057E">
            <w:pPr>
              <w:pStyle w:val="af1"/>
            </w:pPr>
          </w:p>
        </w:tc>
      </w:tr>
    </w:tbl>
    <w:p w14:paraId="55FD13A1" w14:textId="77777777"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14:paraId="68E6F076" w14:textId="77777777"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885D60">
        <w:rPr>
          <w:rFonts w:hAnsi="Courier New" w:cs="Times New Roman"/>
        </w:rPr>
        <w:fldChar w:fldCharType="begin"/>
      </w:r>
      <w:r w:rsidR="00C15D90">
        <w:rPr>
          <w:rFonts w:hAnsi="Courier New" w:cs="Times New Roman"/>
        </w:rPr>
        <w:instrText xml:space="preserve"> ADDIN NE.Ref.{0D4D41BF-933B-4AF6-B285-4CF077BCBF04}</w:instrText>
      </w:r>
      <w:r w:rsidR="00885D60">
        <w:rPr>
          <w:rFonts w:hAnsi="Courier New" w:cs="Times New Roman"/>
        </w:rPr>
        <w:fldChar w:fldCharType="separate"/>
      </w:r>
      <w:r w:rsidR="00D70963">
        <w:rPr>
          <w:rFonts w:eastAsia="微软雅黑" w:cs="Times New Roman"/>
          <w:color w:val="080000"/>
          <w:szCs w:val="24"/>
          <w:vertAlign w:val="superscript"/>
        </w:rPr>
        <w:t>[13]</w:t>
      </w:r>
      <w:r w:rsidR="00885D60">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14:paraId="7EA3CB0F" w14:textId="77777777" w:rsidR="00977E01" w:rsidRPr="007949A5" w:rsidRDefault="00D64011" w:rsidP="007949A5">
      <w:pPr>
        <w:pStyle w:val="2"/>
      </w:pPr>
      <w:bookmarkStart w:id="979" w:name="_Toc482019008"/>
      <w:r w:rsidRPr="007949A5">
        <w:rPr>
          <w:rFonts w:hint="eastAsia"/>
        </w:rPr>
        <w:t xml:space="preserve">3.3 </w:t>
      </w:r>
      <w:r w:rsidR="00977E01" w:rsidRPr="007949A5">
        <w:rPr>
          <w:rFonts w:hint="eastAsia"/>
        </w:rPr>
        <w:t>后端架构</w:t>
      </w:r>
      <w:bookmarkEnd w:id="979"/>
    </w:p>
    <w:p w14:paraId="6CB209BD" w14:textId="77777777" w:rsidR="00977E01" w:rsidRDefault="00902A93" w:rsidP="007C798B">
      <w:pPr>
        <w:pStyle w:val="3"/>
      </w:pPr>
      <w:r>
        <w:rPr>
          <w:rFonts w:hint="eastAsia"/>
        </w:rPr>
        <w:t>3.3.1</w:t>
      </w:r>
      <w:r w:rsidR="00684C3C">
        <w:rPr>
          <w:rFonts w:hint="eastAsia"/>
        </w:rPr>
        <w:t>新一代平台——</w:t>
      </w:r>
      <w:r w:rsidR="00977E01">
        <w:rPr>
          <w:rFonts w:hint="eastAsia"/>
        </w:rPr>
        <w:t>java 8</w:t>
      </w:r>
    </w:p>
    <w:p w14:paraId="052C8B47" w14:textId="77777777"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14:paraId="18E7E0C3" w14:textId="77777777"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14:paraId="12A654A3" w14:textId="77777777"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522FBD" w:rsidRPr="0099057E" w14:paraId="6D2A95C8" w14:textId="77777777" w:rsidTr="00522FBD">
        <w:trPr>
          <w:trHeight w:val="665"/>
          <w:jc w:val="center"/>
        </w:trPr>
        <w:tc>
          <w:tcPr>
            <w:tcW w:w="6487" w:type="dxa"/>
          </w:tcPr>
          <w:p w14:paraId="1209A2BF" w14:textId="77777777" w:rsidR="00522FBD" w:rsidRPr="0099057E" w:rsidRDefault="00522FBD" w:rsidP="0099057E">
            <w:pPr>
              <w:pStyle w:val="af1"/>
            </w:pPr>
            <w:r w:rsidRPr="0099057E">
              <w:t>List&lt;Integer&gt; numbers=Arrays.asList(1,2,3);</w:t>
            </w:r>
          </w:p>
          <w:p w14:paraId="16B52F57" w14:textId="77777777" w:rsidR="00522FBD" w:rsidRDefault="00987DE4" w:rsidP="0099057E">
            <w:pPr>
              <w:pStyle w:val="af1"/>
            </w:pPr>
            <w:r>
              <w:t>numbers.stream().allMatch(n-&gt;</w:t>
            </w:r>
            <w:r w:rsidR="00522FBD" w:rsidRPr="0099057E">
              <w:t>n&gt;0); //</w:t>
            </w:r>
            <w:r>
              <w:rPr>
                <w:rFonts w:hint="eastAsia"/>
              </w:rPr>
              <w:t xml:space="preserve"> </w:t>
            </w:r>
            <w:r w:rsidR="00522FBD" w:rsidRPr="0099057E">
              <w:t>true</w:t>
            </w:r>
          </w:p>
          <w:p w14:paraId="3FE5C7B1" w14:textId="77777777" w:rsidR="00A43E16" w:rsidRPr="0099057E" w:rsidRDefault="00A43E16" w:rsidP="0099057E">
            <w:pPr>
              <w:pStyle w:val="af1"/>
            </w:pPr>
          </w:p>
        </w:tc>
      </w:tr>
    </w:tbl>
    <w:p w14:paraId="15C11A9C" w14:textId="77777777"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885D60">
        <w:rPr>
          <w:rFonts w:hAnsi="Courier New" w:cs="Times New Roman"/>
        </w:rPr>
        <w:fldChar w:fldCharType="begin"/>
      </w:r>
      <w:r w:rsidR="00C15D90">
        <w:rPr>
          <w:rFonts w:hAnsi="Courier New" w:cs="Times New Roman"/>
        </w:rPr>
        <w:instrText xml:space="preserve"> ADDIN NE.Ref.{A22A67F1-C0B2-4267-9DB1-75FC5BE98A94}</w:instrText>
      </w:r>
      <w:r w:rsidR="00885D60">
        <w:rPr>
          <w:rFonts w:hAnsi="Courier New" w:cs="Times New Roman"/>
        </w:rPr>
        <w:fldChar w:fldCharType="separate"/>
      </w:r>
      <w:r w:rsidR="00D70963">
        <w:rPr>
          <w:rFonts w:eastAsia="微软雅黑" w:cs="Times New Roman"/>
          <w:color w:val="080000"/>
          <w:szCs w:val="24"/>
          <w:vertAlign w:val="superscript"/>
        </w:rPr>
        <w:t>[14]</w:t>
      </w:r>
      <w:r w:rsidR="00885D60">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lastRenderedPageBreak/>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14:paraId="2C269D60" w14:textId="77777777"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14:paraId="60704962" w14:textId="77777777"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885D60">
        <w:rPr>
          <w:rFonts w:hAnsi="Courier New" w:cs="Times New Roman"/>
        </w:rPr>
        <w:fldChar w:fldCharType="begin"/>
      </w:r>
      <w:r w:rsidR="00C15D90">
        <w:rPr>
          <w:rFonts w:hAnsi="Courier New" w:cs="Times New Roman"/>
        </w:rPr>
        <w:instrText xml:space="preserve"> ADDIN NE.Ref.{56A07B26-DE28-4C3B-9AB8-CC1D1F77C99F}</w:instrText>
      </w:r>
      <w:r w:rsidR="00885D60">
        <w:rPr>
          <w:rFonts w:hAnsi="Courier New" w:cs="Times New Roman"/>
        </w:rPr>
        <w:fldChar w:fldCharType="separate"/>
      </w:r>
      <w:r w:rsidR="00D70963">
        <w:rPr>
          <w:rFonts w:eastAsia="微软雅黑" w:cs="Times New Roman"/>
          <w:color w:val="080000"/>
          <w:szCs w:val="24"/>
          <w:vertAlign w:val="superscript"/>
        </w:rPr>
        <w:t>[9]</w:t>
      </w:r>
      <w:r w:rsidR="00885D60">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14:paraId="4EBC28D1" w14:textId="77777777" w:rsidR="00AB5FDE" w:rsidRDefault="00237222" w:rsidP="00AB5FDE">
      <w:pPr>
        <w:ind w:firstLineChars="0" w:firstLine="0"/>
        <w:jc w:val="center"/>
        <w:rPr>
          <w:rFonts w:cs="Times New Roman"/>
        </w:rPr>
      </w:pPr>
      <w:r w:rsidRPr="00425595">
        <w:rPr>
          <w:rFonts w:cs="Times New Roman"/>
        </w:rPr>
        <w:object w:dxaOrig="5212" w:dyaOrig="2147" w14:anchorId="156D9EAF">
          <v:shape id="_x0000_i1027" type="#_x0000_t75" style="width:323.8pt;height:133.9pt" o:ole="">
            <v:imagedata r:id="rId23" o:title=""/>
          </v:shape>
          <o:OLEObject Type="Embed" ProgID="Visio.Drawing.11" ShapeID="_x0000_i1027" DrawAspect="Content" ObjectID="_1555770760" r:id="rId24"/>
        </w:object>
      </w:r>
    </w:p>
    <w:p w14:paraId="2376A934" w14:textId="77777777" w:rsidR="00237222" w:rsidRDefault="00237222" w:rsidP="009174BD">
      <w:pPr>
        <w:pStyle w:val="af2"/>
        <w:spacing w:afterLines="50" w:after="120"/>
        <w:pPrChange w:id="980" w:author="周建中" w:date="2017-05-08T16:39:00Z">
          <w:pPr>
            <w:pStyle w:val="af2"/>
          </w:pPr>
        </w:pPrChange>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14:paraId="1A45EA1D" w14:textId="77777777"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4"/>
      </w:tblGrid>
      <w:tr w:rsidR="007C3E8A" w:rsidRPr="004561D6" w14:paraId="712977A6" w14:textId="77777777" w:rsidTr="007C3E8A">
        <w:trPr>
          <w:jc w:val="center"/>
        </w:trPr>
        <w:tc>
          <w:tcPr>
            <w:tcW w:w="0" w:type="auto"/>
          </w:tcPr>
          <w:p w14:paraId="0733132F" w14:textId="77777777" w:rsidR="007C3E8A" w:rsidRPr="004561D6" w:rsidRDefault="007C3E8A" w:rsidP="0099057E">
            <w:pPr>
              <w:pStyle w:val="af1"/>
            </w:pPr>
            <w:r w:rsidRPr="004561D6">
              <w:t>&lt;context:component-scan base-package="</w:t>
            </w:r>
            <w:r w:rsidR="00390B9B">
              <w:rPr>
                <w:rFonts w:hint="eastAsia"/>
              </w:rPr>
              <w:t>hust</w:t>
            </w:r>
            <w:r w:rsidRPr="004561D6">
              <w:t>.hx.action" /&gt;</w:t>
            </w:r>
          </w:p>
          <w:p w14:paraId="4D73B1D6" w14:textId="77777777" w:rsidR="007C3E8A" w:rsidRDefault="007C3E8A" w:rsidP="0099057E">
            <w:pPr>
              <w:pStyle w:val="af1"/>
            </w:pPr>
            <w:r w:rsidRPr="004561D6">
              <w:t>&lt;mvc:annotation-driven /&gt;</w:t>
            </w:r>
          </w:p>
          <w:p w14:paraId="6A7A4EAF" w14:textId="77777777" w:rsidR="00370234" w:rsidRPr="00370234" w:rsidRDefault="00370234" w:rsidP="0099057E">
            <w:pPr>
              <w:pStyle w:val="af1"/>
            </w:pPr>
          </w:p>
        </w:tc>
      </w:tr>
    </w:tbl>
    <w:p w14:paraId="5EE0009B" w14:textId="77777777"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14:paraId="52842A53" w14:textId="77777777" w:rsidR="00170653" w:rsidRDefault="00170653" w:rsidP="00E568A3">
      <w:pPr>
        <w:ind w:firstLineChars="0" w:firstLine="0"/>
        <w:jc w:val="center"/>
        <w:rPr>
          <w:rFonts w:cs="Times New Roman"/>
        </w:rPr>
      </w:pPr>
      <w:r>
        <w:rPr>
          <w:rFonts w:cs="Times New Roman"/>
          <w:noProof/>
        </w:rPr>
        <w:drawing>
          <wp:inline distT="0" distB="0" distL="0" distR="0" wp14:anchorId="296D55AD" wp14:editId="627C86DE">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14:paraId="3358A132" w14:textId="77777777" w:rsidR="00170653" w:rsidRDefault="00170653" w:rsidP="009174BD">
      <w:pPr>
        <w:pStyle w:val="af2"/>
        <w:spacing w:afterLines="50" w:after="120"/>
        <w:pPrChange w:id="981" w:author="周建中" w:date="2017-05-08T16:39:00Z">
          <w:pPr>
            <w:pStyle w:val="af2"/>
          </w:pPr>
        </w:pPrChange>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14:paraId="6A2CDC58" w14:textId="77777777"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3"/>
      </w:tblGrid>
      <w:tr w:rsidR="00522FBD" w:rsidRPr="004561D6" w14:paraId="1EA02E29" w14:textId="77777777" w:rsidTr="00522FBD">
        <w:trPr>
          <w:jc w:val="center"/>
        </w:trPr>
        <w:tc>
          <w:tcPr>
            <w:tcW w:w="0" w:type="auto"/>
          </w:tcPr>
          <w:p w14:paraId="560E0C5C" w14:textId="77777777" w:rsidR="00522FBD" w:rsidRPr="004561D6" w:rsidRDefault="00522FBD" w:rsidP="0099057E">
            <w:pPr>
              <w:pStyle w:val="af1"/>
            </w:pPr>
            <w:r w:rsidRPr="004561D6">
              <w:t>@Controller</w:t>
            </w:r>
          </w:p>
          <w:p w14:paraId="73FD10F1" w14:textId="77777777" w:rsidR="00522FBD" w:rsidRPr="004561D6" w:rsidRDefault="00522FBD" w:rsidP="0099057E">
            <w:pPr>
              <w:pStyle w:val="af1"/>
            </w:pPr>
            <w:r w:rsidRPr="004561D6">
              <w:t>public class PersonAction {</w:t>
            </w:r>
          </w:p>
          <w:p w14:paraId="4E7FE07E" w14:textId="77777777"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14:paraId="1AD40DD4" w14:textId="77777777" w:rsidR="00522FBD" w:rsidRPr="004561D6" w:rsidRDefault="00522FBD" w:rsidP="0099057E">
            <w:pPr>
              <w:pStyle w:val="af1"/>
            </w:pPr>
            <w:r w:rsidRPr="004561D6">
              <w:tab/>
              <w:t>@GetMapping(</w:t>
            </w:r>
            <w:r w:rsidRPr="00B17126">
              <w:rPr>
                <w:b/>
              </w:rPr>
              <w:t>path = "/get-person"</w:t>
            </w:r>
            <w:r w:rsidRPr="004561D6">
              <w:t>)</w:t>
            </w:r>
          </w:p>
          <w:p w14:paraId="54233F81" w14:textId="77777777" w:rsidR="00522FBD" w:rsidRPr="004561D6" w:rsidRDefault="00522FBD" w:rsidP="0099057E">
            <w:pPr>
              <w:pStyle w:val="af1"/>
            </w:pPr>
            <w:r w:rsidRPr="004561D6">
              <w:lastRenderedPageBreak/>
              <w:tab/>
              <w:t>public Person getPerson() {</w:t>
            </w:r>
          </w:p>
          <w:p w14:paraId="67480842" w14:textId="77777777"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14:paraId="5171C85B" w14:textId="77777777" w:rsidR="00522FBD" w:rsidRPr="004561D6" w:rsidRDefault="00522FBD" w:rsidP="0099057E">
            <w:pPr>
              <w:pStyle w:val="af1"/>
            </w:pPr>
            <w:r w:rsidRPr="004561D6">
              <w:tab/>
              <w:t>}</w:t>
            </w:r>
          </w:p>
          <w:p w14:paraId="152038FB" w14:textId="77777777" w:rsidR="00522FBD" w:rsidRDefault="00522FBD" w:rsidP="0099057E">
            <w:pPr>
              <w:pStyle w:val="af1"/>
            </w:pPr>
            <w:r w:rsidRPr="004561D6">
              <w:t>}</w:t>
            </w:r>
          </w:p>
          <w:p w14:paraId="1036BA92" w14:textId="77777777" w:rsidR="00E62A65" w:rsidRPr="00E62A65" w:rsidRDefault="00E62A65" w:rsidP="0099057E">
            <w:pPr>
              <w:pStyle w:val="af1"/>
            </w:pPr>
          </w:p>
        </w:tc>
      </w:tr>
    </w:tbl>
    <w:p w14:paraId="02179A70" w14:textId="77777777" w:rsidR="00B20C88" w:rsidRPr="00B20C88" w:rsidRDefault="00B20C88" w:rsidP="00B20C88">
      <w:pPr>
        <w:ind w:firstLine="480"/>
        <w:rPr>
          <w:rFonts w:cs="Times New Roman"/>
        </w:rPr>
      </w:pPr>
      <w:r w:rsidRPr="00B20C88">
        <w:rPr>
          <w:rFonts w:hAnsi="Courier New" w:cs="Times New Roman"/>
        </w:rPr>
        <w:lastRenderedPageBreak/>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14:paraId="5E8C6F5C" w14:textId="77777777" w:rsidR="00B20C88" w:rsidRPr="00B20C88" w:rsidRDefault="00943940"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14:paraId="4C9910DD" w14:textId="77777777"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3"/>
      </w:tblGrid>
      <w:tr w:rsidR="00A43E16" w:rsidRPr="00A43E16" w14:paraId="440B9753" w14:textId="77777777" w:rsidTr="00A43E16">
        <w:trPr>
          <w:jc w:val="center"/>
        </w:trPr>
        <w:tc>
          <w:tcPr>
            <w:tcW w:w="5263" w:type="dxa"/>
          </w:tcPr>
          <w:p w14:paraId="2728C31B" w14:textId="77777777"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14:paraId="61D1ADF6" w14:textId="77777777" w:rsidR="00A43E16" w:rsidRPr="00A43E16" w:rsidRDefault="00A43E16" w:rsidP="00A43E16">
            <w:pPr>
              <w:pStyle w:val="af1"/>
            </w:pPr>
          </w:p>
        </w:tc>
      </w:tr>
    </w:tbl>
    <w:p w14:paraId="0BB926A5" w14:textId="77777777"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14:paraId="590C3319" w14:textId="77777777"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14:paraId="441137E6" w14:textId="77777777" w:rsidR="0031401A" w:rsidRDefault="0031401A" w:rsidP="008C3399">
      <w:pPr>
        <w:ind w:firstLine="480"/>
        <w:jc w:val="center"/>
        <w:rPr>
          <w:rFonts w:cs="Times New Roman"/>
        </w:rPr>
      </w:pPr>
      <w:r w:rsidRPr="0031401A">
        <w:rPr>
          <w:rFonts w:cs="Times New Roman"/>
        </w:rPr>
        <w:t>http://dist.springsource.com/release/TOOLS/update/e4.6/</w:t>
      </w:r>
    </w:p>
    <w:p w14:paraId="639A4905" w14:textId="77777777"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14:paraId="30F0362F" w14:textId="77777777" w:rsidR="002A2C44" w:rsidRPr="007949A5" w:rsidRDefault="00D64011" w:rsidP="007949A5">
      <w:pPr>
        <w:pStyle w:val="2"/>
      </w:pPr>
      <w:bookmarkStart w:id="982" w:name="_Toc482019009"/>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982"/>
    </w:p>
    <w:p w14:paraId="0A5B7C19" w14:textId="77777777"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885D60">
        <w:rPr>
          <w:rFonts w:cs="Times New Roman"/>
        </w:rPr>
        <w:fldChar w:fldCharType="begin"/>
      </w:r>
      <w:r w:rsidR="00C15D90">
        <w:rPr>
          <w:rFonts w:cs="Times New Roman"/>
        </w:rPr>
        <w:instrText xml:space="preserve"> ADDIN NE.Ref.{E9DDA5D8-83E1-4B67-B912-41A69454EB08}</w:instrText>
      </w:r>
      <w:r w:rsidR="00885D60">
        <w:rPr>
          <w:rFonts w:cs="Times New Roman"/>
        </w:rPr>
        <w:fldChar w:fldCharType="separate"/>
      </w:r>
      <w:r w:rsidR="00D70963">
        <w:rPr>
          <w:rFonts w:eastAsia="微软雅黑" w:cs="Times New Roman"/>
          <w:color w:val="080000"/>
          <w:szCs w:val="24"/>
          <w:vertAlign w:val="superscript"/>
        </w:rPr>
        <w:t>[15]</w:t>
      </w:r>
      <w:r w:rsidR="00885D60">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14:paraId="72B48872" w14:textId="77777777"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14:paraId="12E3748E" w14:textId="77777777"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2"/>
      </w:tblGrid>
      <w:tr w:rsidR="00B92B70" w:rsidRPr="004561D6" w14:paraId="4AEB4372" w14:textId="77777777" w:rsidTr="00FE7AD9">
        <w:trPr>
          <w:jc w:val="center"/>
        </w:trPr>
        <w:tc>
          <w:tcPr>
            <w:tcW w:w="0" w:type="auto"/>
          </w:tcPr>
          <w:p w14:paraId="3AFB17DF" w14:textId="77777777" w:rsidR="00522FBD" w:rsidRPr="004561D6" w:rsidRDefault="00522FBD" w:rsidP="002D133A">
            <w:pPr>
              <w:pStyle w:val="af1"/>
            </w:pPr>
            <w:r w:rsidRPr="004561D6">
              <w:t>var numbers = [1, 2, 3];</w:t>
            </w:r>
          </w:p>
          <w:p w14:paraId="4DCF86E6" w14:textId="77777777"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14:paraId="2D770AEF" w14:textId="77777777" w:rsidR="009E235B" w:rsidRPr="009E235B" w:rsidRDefault="009E235B" w:rsidP="002D133A">
            <w:pPr>
              <w:pStyle w:val="af1"/>
            </w:pPr>
          </w:p>
        </w:tc>
      </w:tr>
    </w:tbl>
    <w:p w14:paraId="3E875756" w14:textId="77777777" w:rsidR="00B92B70" w:rsidRPr="002D31AC" w:rsidRDefault="00EB17FF" w:rsidP="008C3399">
      <w:pPr>
        <w:ind w:firstLine="480"/>
        <w:rPr>
          <w:rFonts w:cs="Times New Roman"/>
        </w:rPr>
      </w:pPr>
      <w:r>
        <w:rPr>
          <w:rFonts w:cs="Times New Roman" w:hint="eastAsia"/>
        </w:rPr>
        <w:lastRenderedPageBreak/>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14:paraId="692E5FCC" w14:textId="77777777" w:rsidR="0085719F" w:rsidRPr="007949A5" w:rsidRDefault="00D64011" w:rsidP="007949A5">
      <w:pPr>
        <w:pStyle w:val="2"/>
      </w:pPr>
      <w:bookmarkStart w:id="983" w:name="_Toc482019010"/>
      <w:r w:rsidRPr="007949A5">
        <w:rPr>
          <w:rFonts w:hint="eastAsia"/>
        </w:rPr>
        <w:t xml:space="preserve">3.5 </w:t>
      </w:r>
      <w:r w:rsidR="00735A8C" w:rsidRPr="007949A5">
        <w:rPr>
          <w:rFonts w:hint="eastAsia"/>
        </w:rPr>
        <w:t>前后端通讯格式——</w:t>
      </w:r>
      <w:r w:rsidR="00735A8C" w:rsidRPr="007949A5">
        <w:rPr>
          <w:rFonts w:hint="eastAsia"/>
        </w:rPr>
        <w:t>json</w:t>
      </w:r>
      <w:bookmarkEnd w:id="983"/>
    </w:p>
    <w:p w14:paraId="331E01FB" w14:textId="77777777"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14:paraId="213ED11A" w14:textId="77777777"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Layout w:type="fixed"/>
        <w:tblLook w:val="04A0" w:firstRow="1" w:lastRow="0" w:firstColumn="1" w:lastColumn="0" w:noHBand="0" w:noVBand="1"/>
      </w:tblPr>
      <w:tblGrid>
        <w:gridCol w:w="1276"/>
        <w:gridCol w:w="1418"/>
        <w:gridCol w:w="1417"/>
        <w:gridCol w:w="1276"/>
        <w:gridCol w:w="1559"/>
        <w:gridCol w:w="1560"/>
      </w:tblGrid>
      <w:tr w:rsidR="00593D21" w:rsidRPr="00636BBE" w14:paraId="662CED81" w14:textId="77777777" w:rsidTr="00A43E16">
        <w:trPr>
          <w:trHeight w:val="354"/>
          <w:jc w:val="center"/>
        </w:trPr>
        <w:tc>
          <w:tcPr>
            <w:tcW w:w="1276" w:type="dxa"/>
            <w:vMerge w:val="restart"/>
            <w:vAlign w:val="center"/>
          </w:tcPr>
          <w:p w14:paraId="01E8A0E6" w14:textId="77777777" w:rsidR="00593D21" w:rsidRPr="00636BBE" w:rsidRDefault="00593D21" w:rsidP="00A43E16">
            <w:pPr>
              <w:pStyle w:val="ad"/>
              <w:jc w:val="center"/>
            </w:pPr>
            <w:r w:rsidRPr="00636BBE">
              <w:t>javascript</w:t>
            </w:r>
            <w:r w:rsidRPr="00636BBE">
              <w:t>类型</w:t>
            </w:r>
          </w:p>
        </w:tc>
        <w:tc>
          <w:tcPr>
            <w:tcW w:w="1418" w:type="dxa"/>
            <w:vMerge w:val="restart"/>
            <w:vAlign w:val="center"/>
          </w:tcPr>
          <w:p w14:paraId="547151D9" w14:textId="77777777" w:rsidR="00593D21" w:rsidRPr="00636BBE" w:rsidRDefault="00593D21" w:rsidP="00A43E16">
            <w:pPr>
              <w:pStyle w:val="ad"/>
              <w:jc w:val="center"/>
            </w:pPr>
            <w:r w:rsidRPr="00636BBE">
              <w:t>javascript</w:t>
            </w:r>
            <w:r w:rsidRPr="00636BBE">
              <w:t>字面量</w:t>
            </w:r>
          </w:p>
        </w:tc>
        <w:tc>
          <w:tcPr>
            <w:tcW w:w="2693" w:type="dxa"/>
            <w:gridSpan w:val="2"/>
            <w:vAlign w:val="center"/>
          </w:tcPr>
          <w:p w14:paraId="1A5DD7D0" w14:textId="77777777" w:rsidR="00593D21" w:rsidRPr="00636BBE" w:rsidRDefault="00593D21" w:rsidP="00A43E16">
            <w:pPr>
              <w:pStyle w:val="ad"/>
              <w:jc w:val="center"/>
            </w:pPr>
            <w:r w:rsidRPr="00636BBE">
              <w:t>java</w:t>
            </w:r>
            <w:r w:rsidRPr="00636BBE">
              <w:t>字面量</w:t>
            </w:r>
          </w:p>
        </w:tc>
        <w:tc>
          <w:tcPr>
            <w:tcW w:w="3119" w:type="dxa"/>
            <w:gridSpan w:val="2"/>
            <w:vAlign w:val="center"/>
          </w:tcPr>
          <w:p w14:paraId="1D2D1936" w14:textId="77777777" w:rsidR="00593D21" w:rsidRPr="00636BBE" w:rsidRDefault="00593D21" w:rsidP="00A43E16">
            <w:pPr>
              <w:pStyle w:val="ad"/>
              <w:jc w:val="center"/>
            </w:pPr>
            <w:r w:rsidRPr="00636BBE">
              <w:t>groovy</w:t>
            </w:r>
            <w:r w:rsidRPr="00636BBE">
              <w:t>字面量</w:t>
            </w:r>
          </w:p>
        </w:tc>
      </w:tr>
      <w:tr w:rsidR="00636BBE" w:rsidRPr="00636BBE" w14:paraId="780830E2" w14:textId="77777777" w:rsidTr="00A43E16">
        <w:trPr>
          <w:trHeight w:val="354"/>
          <w:jc w:val="center"/>
        </w:trPr>
        <w:tc>
          <w:tcPr>
            <w:tcW w:w="1276" w:type="dxa"/>
            <w:vMerge/>
            <w:vAlign w:val="center"/>
          </w:tcPr>
          <w:p w14:paraId="64A0533D" w14:textId="77777777" w:rsidR="00593D21" w:rsidRPr="00636BBE" w:rsidRDefault="00593D21" w:rsidP="00A43E16">
            <w:pPr>
              <w:pStyle w:val="ad"/>
              <w:jc w:val="center"/>
            </w:pPr>
          </w:p>
        </w:tc>
        <w:tc>
          <w:tcPr>
            <w:tcW w:w="1418" w:type="dxa"/>
            <w:vMerge/>
            <w:vAlign w:val="center"/>
          </w:tcPr>
          <w:p w14:paraId="75A64225" w14:textId="77777777" w:rsidR="00593D21" w:rsidRPr="00636BBE" w:rsidRDefault="00593D21" w:rsidP="00A43E16">
            <w:pPr>
              <w:pStyle w:val="ad"/>
              <w:jc w:val="center"/>
            </w:pPr>
          </w:p>
        </w:tc>
        <w:tc>
          <w:tcPr>
            <w:tcW w:w="1417" w:type="dxa"/>
            <w:vAlign w:val="center"/>
          </w:tcPr>
          <w:p w14:paraId="0644705E" w14:textId="77777777" w:rsidR="00593D21" w:rsidRPr="00636BBE" w:rsidRDefault="00593D21" w:rsidP="00A43E16">
            <w:pPr>
              <w:pStyle w:val="ad"/>
              <w:jc w:val="center"/>
            </w:pPr>
            <w:r w:rsidRPr="00636BBE">
              <w:t>字面量</w:t>
            </w:r>
          </w:p>
        </w:tc>
        <w:tc>
          <w:tcPr>
            <w:tcW w:w="1276" w:type="dxa"/>
            <w:vAlign w:val="center"/>
          </w:tcPr>
          <w:p w14:paraId="0A97816C" w14:textId="77777777" w:rsidR="00593D21" w:rsidRPr="00636BBE" w:rsidRDefault="00593D21" w:rsidP="00A43E16">
            <w:pPr>
              <w:pStyle w:val="ad"/>
              <w:jc w:val="center"/>
            </w:pPr>
            <w:r w:rsidRPr="00636BBE">
              <w:t>类型</w:t>
            </w:r>
          </w:p>
        </w:tc>
        <w:tc>
          <w:tcPr>
            <w:tcW w:w="1559" w:type="dxa"/>
            <w:vAlign w:val="center"/>
          </w:tcPr>
          <w:p w14:paraId="714CB358" w14:textId="77777777" w:rsidR="00593D21" w:rsidRPr="00636BBE" w:rsidRDefault="00593D21" w:rsidP="00A43E16">
            <w:pPr>
              <w:pStyle w:val="ad"/>
              <w:jc w:val="center"/>
            </w:pPr>
            <w:r w:rsidRPr="00636BBE">
              <w:t>字面量</w:t>
            </w:r>
          </w:p>
        </w:tc>
        <w:tc>
          <w:tcPr>
            <w:tcW w:w="1560" w:type="dxa"/>
            <w:vAlign w:val="center"/>
          </w:tcPr>
          <w:p w14:paraId="26893021" w14:textId="77777777" w:rsidR="00593D21" w:rsidRPr="00636BBE" w:rsidRDefault="00593D21" w:rsidP="00A43E16">
            <w:pPr>
              <w:pStyle w:val="ad"/>
              <w:jc w:val="center"/>
            </w:pPr>
            <w:r w:rsidRPr="00636BBE">
              <w:t>类型</w:t>
            </w:r>
          </w:p>
        </w:tc>
      </w:tr>
      <w:tr w:rsidR="00593D21" w:rsidRPr="00636BBE" w14:paraId="2F536E0C" w14:textId="77777777" w:rsidTr="00A43E16">
        <w:trPr>
          <w:trHeight w:val="354"/>
          <w:jc w:val="center"/>
        </w:trPr>
        <w:tc>
          <w:tcPr>
            <w:tcW w:w="1276" w:type="dxa"/>
            <w:vMerge w:val="restart"/>
            <w:vAlign w:val="center"/>
          </w:tcPr>
          <w:p w14:paraId="6D485891" w14:textId="77777777" w:rsidR="00593D21" w:rsidRPr="00636BBE" w:rsidRDefault="00593D21" w:rsidP="00A43E16">
            <w:pPr>
              <w:pStyle w:val="ad"/>
              <w:jc w:val="center"/>
            </w:pPr>
            <w:r w:rsidRPr="00636BBE">
              <w:t>Number</w:t>
            </w:r>
          </w:p>
        </w:tc>
        <w:tc>
          <w:tcPr>
            <w:tcW w:w="1418" w:type="dxa"/>
            <w:vMerge w:val="restart"/>
            <w:vAlign w:val="center"/>
          </w:tcPr>
          <w:p w14:paraId="0B7AA64B" w14:textId="77777777" w:rsidR="00593D21" w:rsidRPr="00636BBE" w:rsidRDefault="00593D21" w:rsidP="00102A12">
            <w:pPr>
              <w:pStyle w:val="ad"/>
            </w:pPr>
            <w:r w:rsidRPr="00636BBE">
              <w:t>1.0</w:t>
            </w:r>
          </w:p>
        </w:tc>
        <w:tc>
          <w:tcPr>
            <w:tcW w:w="1417" w:type="dxa"/>
            <w:vAlign w:val="center"/>
          </w:tcPr>
          <w:p w14:paraId="7B4A4935" w14:textId="77777777" w:rsidR="00593D21" w:rsidRPr="00636BBE" w:rsidRDefault="00593D21" w:rsidP="00102A12">
            <w:pPr>
              <w:pStyle w:val="ad"/>
            </w:pPr>
            <w:r w:rsidRPr="00636BBE">
              <w:t>1</w:t>
            </w:r>
          </w:p>
        </w:tc>
        <w:tc>
          <w:tcPr>
            <w:tcW w:w="1276" w:type="dxa"/>
            <w:vAlign w:val="center"/>
          </w:tcPr>
          <w:p w14:paraId="6BE77EC5" w14:textId="77777777" w:rsidR="00593D21" w:rsidRPr="00636BBE" w:rsidRDefault="00593D21" w:rsidP="00102A12">
            <w:pPr>
              <w:pStyle w:val="ad"/>
            </w:pPr>
            <w:r w:rsidRPr="00636BBE">
              <w:t>int</w:t>
            </w:r>
          </w:p>
        </w:tc>
        <w:tc>
          <w:tcPr>
            <w:tcW w:w="1559" w:type="dxa"/>
            <w:vAlign w:val="center"/>
          </w:tcPr>
          <w:p w14:paraId="2AF749F9" w14:textId="77777777" w:rsidR="00593D21" w:rsidRPr="00636BBE" w:rsidRDefault="00593D21" w:rsidP="00102A12">
            <w:pPr>
              <w:pStyle w:val="ad"/>
            </w:pPr>
            <w:r w:rsidRPr="00636BBE">
              <w:t>1</w:t>
            </w:r>
          </w:p>
        </w:tc>
        <w:tc>
          <w:tcPr>
            <w:tcW w:w="1560" w:type="dxa"/>
            <w:vAlign w:val="center"/>
          </w:tcPr>
          <w:p w14:paraId="6BDD996A" w14:textId="77777777" w:rsidR="00593D21" w:rsidRPr="00636BBE" w:rsidRDefault="00593D21" w:rsidP="00102A12">
            <w:pPr>
              <w:pStyle w:val="ad"/>
            </w:pPr>
            <w:r w:rsidRPr="00636BBE">
              <w:t>Integer</w:t>
            </w:r>
          </w:p>
        </w:tc>
      </w:tr>
      <w:tr w:rsidR="00593D21" w:rsidRPr="00636BBE" w14:paraId="2549D6C5" w14:textId="77777777" w:rsidTr="00A43E16">
        <w:trPr>
          <w:trHeight w:val="354"/>
          <w:jc w:val="center"/>
        </w:trPr>
        <w:tc>
          <w:tcPr>
            <w:tcW w:w="1276" w:type="dxa"/>
            <w:vMerge/>
            <w:vAlign w:val="center"/>
          </w:tcPr>
          <w:p w14:paraId="2EB183A0" w14:textId="77777777" w:rsidR="00593D21" w:rsidRPr="00636BBE" w:rsidRDefault="00593D21" w:rsidP="00A43E16">
            <w:pPr>
              <w:pStyle w:val="ad"/>
              <w:jc w:val="center"/>
            </w:pPr>
          </w:p>
        </w:tc>
        <w:tc>
          <w:tcPr>
            <w:tcW w:w="1418" w:type="dxa"/>
            <w:vMerge/>
            <w:vAlign w:val="center"/>
          </w:tcPr>
          <w:p w14:paraId="6B134C9E" w14:textId="77777777" w:rsidR="00593D21" w:rsidRPr="00636BBE" w:rsidRDefault="00593D21" w:rsidP="00102A12">
            <w:pPr>
              <w:pStyle w:val="ad"/>
            </w:pPr>
          </w:p>
        </w:tc>
        <w:tc>
          <w:tcPr>
            <w:tcW w:w="1417" w:type="dxa"/>
            <w:vAlign w:val="center"/>
          </w:tcPr>
          <w:p w14:paraId="5E6F2BC7" w14:textId="77777777" w:rsidR="00593D21" w:rsidRPr="00636BBE" w:rsidRDefault="00593D21" w:rsidP="00102A12">
            <w:pPr>
              <w:pStyle w:val="ad"/>
            </w:pPr>
            <w:r w:rsidRPr="00636BBE">
              <w:t>1.0</w:t>
            </w:r>
          </w:p>
        </w:tc>
        <w:tc>
          <w:tcPr>
            <w:tcW w:w="1276" w:type="dxa"/>
            <w:vAlign w:val="center"/>
          </w:tcPr>
          <w:p w14:paraId="69EF5E29" w14:textId="77777777" w:rsidR="00593D21" w:rsidRPr="00636BBE" w:rsidRDefault="00593D21" w:rsidP="00102A12">
            <w:pPr>
              <w:pStyle w:val="ad"/>
            </w:pPr>
            <w:r w:rsidRPr="00636BBE">
              <w:t>double</w:t>
            </w:r>
          </w:p>
        </w:tc>
        <w:tc>
          <w:tcPr>
            <w:tcW w:w="1559" w:type="dxa"/>
            <w:vAlign w:val="center"/>
          </w:tcPr>
          <w:p w14:paraId="1EFC482D" w14:textId="77777777" w:rsidR="00593D21" w:rsidRPr="00636BBE" w:rsidRDefault="00593D21" w:rsidP="00102A12">
            <w:pPr>
              <w:pStyle w:val="ad"/>
            </w:pPr>
            <w:r w:rsidRPr="00636BBE">
              <w:t>1.0</w:t>
            </w:r>
          </w:p>
        </w:tc>
        <w:tc>
          <w:tcPr>
            <w:tcW w:w="1560" w:type="dxa"/>
            <w:vAlign w:val="center"/>
          </w:tcPr>
          <w:p w14:paraId="4F69B4CC" w14:textId="77777777" w:rsidR="00593D21" w:rsidRPr="00636BBE" w:rsidRDefault="00593D21" w:rsidP="00102A12">
            <w:pPr>
              <w:pStyle w:val="ad"/>
            </w:pPr>
            <w:r w:rsidRPr="00636BBE">
              <w:t>BigDecimal</w:t>
            </w:r>
          </w:p>
        </w:tc>
      </w:tr>
      <w:tr w:rsidR="00636BBE" w:rsidRPr="00636BBE" w14:paraId="433CB158" w14:textId="77777777" w:rsidTr="00A43E16">
        <w:trPr>
          <w:trHeight w:val="354"/>
          <w:jc w:val="center"/>
        </w:trPr>
        <w:tc>
          <w:tcPr>
            <w:tcW w:w="1276" w:type="dxa"/>
            <w:vAlign w:val="center"/>
          </w:tcPr>
          <w:p w14:paraId="1CC1032F" w14:textId="77777777" w:rsidR="00636BBE" w:rsidRPr="00636BBE" w:rsidRDefault="00636BBE" w:rsidP="00A43E16">
            <w:pPr>
              <w:pStyle w:val="ad"/>
              <w:jc w:val="center"/>
            </w:pPr>
            <w:r w:rsidRPr="00636BBE">
              <w:t>String</w:t>
            </w:r>
          </w:p>
        </w:tc>
        <w:tc>
          <w:tcPr>
            <w:tcW w:w="1418" w:type="dxa"/>
            <w:vAlign w:val="center"/>
          </w:tcPr>
          <w:p w14:paraId="33A3DDB8" w14:textId="77777777" w:rsidR="00636BBE" w:rsidRPr="00636BBE" w:rsidRDefault="00636BBE" w:rsidP="00102A12">
            <w:pPr>
              <w:pStyle w:val="ad"/>
            </w:pPr>
            <w:r w:rsidRPr="00636BBE">
              <w:t>"str"</w:t>
            </w:r>
          </w:p>
        </w:tc>
        <w:tc>
          <w:tcPr>
            <w:tcW w:w="1417" w:type="dxa"/>
            <w:vAlign w:val="center"/>
          </w:tcPr>
          <w:p w14:paraId="307DA5CD" w14:textId="77777777" w:rsidR="00636BBE" w:rsidRPr="00636BBE" w:rsidRDefault="00636BBE" w:rsidP="00102A12">
            <w:pPr>
              <w:pStyle w:val="ad"/>
            </w:pPr>
            <w:r w:rsidRPr="00636BBE">
              <w:t>"str"</w:t>
            </w:r>
          </w:p>
        </w:tc>
        <w:tc>
          <w:tcPr>
            <w:tcW w:w="1276" w:type="dxa"/>
            <w:vAlign w:val="center"/>
          </w:tcPr>
          <w:p w14:paraId="5F4E67A9" w14:textId="77777777" w:rsidR="00636BBE" w:rsidRPr="00636BBE" w:rsidRDefault="00636BBE" w:rsidP="00102A12">
            <w:pPr>
              <w:pStyle w:val="ad"/>
            </w:pPr>
            <w:r w:rsidRPr="00636BBE">
              <w:t>String</w:t>
            </w:r>
          </w:p>
        </w:tc>
        <w:tc>
          <w:tcPr>
            <w:tcW w:w="1559" w:type="dxa"/>
            <w:vAlign w:val="center"/>
          </w:tcPr>
          <w:p w14:paraId="5DEBB574" w14:textId="77777777" w:rsidR="00636BBE" w:rsidRPr="00636BBE" w:rsidRDefault="00636BBE" w:rsidP="00102A12">
            <w:pPr>
              <w:pStyle w:val="ad"/>
            </w:pPr>
            <w:r w:rsidRPr="00636BBE">
              <w:t>'str'</w:t>
            </w:r>
          </w:p>
        </w:tc>
        <w:tc>
          <w:tcPr>
            <w:tcW w:w="1560" w:type="dxa"/>
            <w:vAlign w:val="center"/>
          </w:tcPr>
          <w:p w14:paraId="369D1508" w14:textId="77777777" w:rsidR="00636BBE" w:rsidRPr="00636BBE" w:rsidRDefault="00636BBE" w:rsidP="00102A12">
            <w:pPr>
              <w:pStyle w:val="ad"/>
            </w:pPr>
            <w:r w:rsidRPr="00636BBE">
              <w:t>String</w:t>
            </w:r>
          </w:p>
        </w:tc>
      </w:tr>
      <w:tr w:rsidR="00636BBE" w:rsidRPr="00636BBE" w14:paraId="54D5E210" w14:textId="77777777" w:rsidTr="00A43E16">
        <w:trPr>
          <w:trHeight w:val="354"/>
          <w:jc w:val="center"/>
        </w:trPr>
        <w:tc>
          <w:tcPr>
            <w:tcW w:w="1276" w:type="dxa"/>
            <w:vAlign w:val="center"/>
          </w:tcPr>
          <w:p w14:paraId="0A6C43DB" w14:textId="77777777" w:rsidR="00636BBE" w:rsidRPr="00636BBE" w:rsidRDefault="00636BBE" w:rsidP="00A43E16">
            <w:pPr>
              <w:pStyle w:val="ad"/>
              <w:jc w:val="center"/>
            </w:pPr>
            <w:r w:rsidRPr="00636BBE">
              <w:t>Boolean</w:t>
            </w:r>
          </w:p>
        </w:tc>
        <w:tc>
          <w:tcPr>
            <w:tcW w:w="7230" w:type="dxa"/>
            <w:gridSpan w:val="5"/>
            <w:vAlign w:val="center"/>
          </w:tcPr>
          <w:p w14:paraId="7673D596" w14:textId="77777777" w:rsidR="00636BBE" w:rsidRPr="00636BBE" w:rsidRDefault="00636BBE" w:rsidP="009A7F23">
            <w:pPr>
              <w:pStyle w:val="ad"/>
              <w:jc w:val="center"/>
            </w:pPr>
            <w:r w:rsidRPr="00636BBE">
              <w:t>true, false</w:t>
            </w:r>
          </w:p>
        </w:tc>
      </w:tr>
      <w:tr w:rsidR="00636BBE" w:rsidRPr="00636BBE" w14:paraId="157B8B79" w14:textId="77777777" w:rsidTr="00A43E16">
        <w:trPr>
          <w:trHeight w:val="354"/>
          <w:jc w:val="center"/>
        </w:trPr>
        <w:tc>
          <w:tcPr>
            <w:tcW w:w="1276" w:type="dxa"/>
            <w:vAlign w:val="center"/>
          </w:tcPr>
          <w:p w14:paraId="2C4E6258" w14:textId="77777777" w:rsidR="00593D21" w:rsidRPr="00636BBE" w:rsidRDefault="00636BBE" w:rsidP="00A43E16">
            <w:pPr>
              <w:pStyle w:val="ad"/>
              <w:jc w:val="center"/>
            </w:pPr>
            <w:r w:rsidRPr="00636BBE">
              <w:t>Array</w:t>
            </w:r>
          </w:p>
        </w:tc>
        <w:tc>
          <w:tcPr>
            <w:tcW w:w="1418" w:type="dxa"/>
            <w:vAlign w:val="center"/>
          </w:tcPr>
          <w:p w14:paraId="561F9E56" w14:textId="77777777" w:rsidR="00593D21" w:rsidRPr="00636BBE" w:rsidRDefault="00636BBE" w:rsidP="00102A12">
            <w:pPr>
              <w:pStyle w:val="ad"/>
            </w:pPr>
            <w:r w:rsidRPr="00636BBE">
              <w:t>[1,2]</w:t>
            </w:r>
          </w:p>
        </w:tc>
        <w:tc>
          <w:tcPr>
            <w:tcW w:w="1417" w:type="dxa"/>
            <w:vAlign w:val="center"/>
          </w:tcPr>
          <w:p w14:paraId="160A3751" w14:textId="77777777" w:rsidR="00593D21" w:rsidRPr="00636BBE" w:rsidRDefault="00636BBE" w:rsidP="00102A12">
            <w:pPr>
              <w:pStyle w:val="ad"/>
            </w:pPr>
            <w:r w:rsidRPr="00636BBE">
              <w:t>{1,2}</w:t>
            </w:r>
          </w:p>
        </w:tc>
        <w:tc>
          <w:tcPr>
            <w:tcW w:w="1276" w:type="dxa"/>
            <w:vAlign w:val="center"/>
          </w:tcPr>
          <w:p w14:paraId="20F8CB63" w14:textId="77777777" w:rsidR="00593D21" w:rsidRPr="00636BBE" w:rsidRDefault="00636BBE" w:rsidP="00102A12">
            <w:pPr>
              <w:pStyle w:val="ad"/>
            </w:pPr>
            <w:r w:rsidRPr="00636BBE">
              <w:t>int[]</w:t>
            </w:r>
          </w:p>
        </w:tc>
        <w:tc>
          <w:tcPr>
            <w:tcW w:w="1559" w:type="dxa"/>
            <w:vAlign w:val="center"/>
          </w:tcPr>
          <w:p w14:paraId="039F47D8" w14:textId="77777777" w:rsidR="00593D21" w:rsidRPr="00636BBE" w:rsidRDefault="00636BBE" w:rsidP="00102A12">
            <w:pPr>
              <w:pStyle w:val="ad"/>
            </w:pPr>
            <w:r w:rsidRPr="00636BBE">
              <w:t>[1,2]</w:t>
            </w:r>
          </w:p>
        </w:tc>
        <w:tc>
          <w:tcPr>
            <w:tcW w:w="1560" w:type="dxa"/>
            <w:vAlign w:val="center"/>
          </w:tcPr>
          <w:p w14:paraId="1093E9C3" w14:textId="77777777" w:rsidR="00593D21" w:rsidRPr="00636BBE" w:rsidRDefault="00636BBE" w:rsidP="00102A12">
            <w:pPr>
              <w:pStyle w:val="ad"/>
            </w:pPr>
            <w:r w:rsidRPr="00636BBE">
              <w:t>ArrayList</w:t>
            </w:r>
          </w:p>
        </w:tc>
      </w:tr>
      <w:tr w:rsidR="00636BBE" w:rsidRPr="00636BBE" w14:paraId="35B87D1C" w14:textId="77777777" w:rsidTr="00A43E16">
        <w:trPr>
          <w:trHeight w:val="354"/>
          <w:jc w:val="center"/>
        </w:trPr>
        <w:tc>
          <w:tcPr>
            <w:tcW w:w="1276" w:type="dxa"/>
            <w:vAlign w:val="center"/>
          </w:tcPr>
          <w:p w14:paraId="3FA26C2F" w14:textId="77777777" w:rsidR="00636BBE" w:rsidRPr="00636BBE" w:rsidRDefault="00636BBE" w:rsidP="00A43E16">
            <w:pPr>
              <w:pStyle w:val="ad"/>
              <w:jc w:val="center"/>
            </w:pPr>
            <w:r w:rsidRPr="00636BBE">
              <w:t>Object</w:t>
            </w:r>
          </w:p>
        </w:tc>
        <w:tc>
          <w:tcPr>
            <w:tcW w:w="1418" w:type="dxa"/>
            <w:vAlign w:val="center"/>
          </w:tcPr>
          <w:p w14:paraId="551D2F00" w14:textId="77777777" w:rsidR="00636BBE" w:rsidRPr="00636BBE" w:rsidRDefault="00636BBE" w:rsidP="00102A12">
            <w:pPr>
              <w:pStyle w:val="ad"/>
            </w:pPr>
            <w:r w:rsidRPr="00636BBE">
              <w:t>{a:1,b:2}</w:t>
            </w:r>
          </w:p>
        </w:tc>
        <w:tc>
          <w:tcPr>
            <w:tcW w:w="2693" w:type="dxa"/>
            <w:gridSpan w:val="2"/>
            <w:vAlign w:val="center"/>
          </w:tcPr>
          <w:p w14:paraId="5BA0EA5D" w14:textId="77777777" w:rsidR="00636BBE" w:rsidRPr="00636BBE" w:rsidRDefault="00636BBE" w:rsidP="00102A12">
            <w:pPr>
              <w:pStyle w:val="ad"/>
            </w:pPr>
            <w:r w:rsidRPr="00636BBE">
              <w:t>无</w:t>
            </w:r>
          </w:p>
        </w:tc>
        <w:tc>
          <w:tcPr>
            <w:tcW w:w="1559" w:type="dxa"/>
            <w:vAlign w:val="center"/>
          </w:tcPr>
          <w:p w14:paraId="474BEA0C" w14:textId="77777777" w:rsidR="00636BBE" w:rsidRPr="00636BBE" w:rsidRDefault="00636BBE" w:rsidP="00102A12">
            <w:pPr>
              <w:pStyle w:val="ad"/>
            </w:pPr>
            <w:r w:rsidRPr="00636BBE">
              <w:t>[a:1,b:2]</w:t>
            </w:r>
          </w:p>
        </w:tc>
        <w:tc>
          <w:tcPr>
            <w:tcW w:w="1560" w:type="dxa"/>
            <w:vAlign w:val="center"/>
          </w:tcPr>
          <w:p w14:paraId="465E964A" w14:textId="77777777" w:rsidR="00636BBE" w:rsidRPr="00636BBE" w:rsidRDefault="00636BBE" w:rsidP="00102A12">
            <w:pPr>
              <w:pStyle w:val="ad"/>
            </w:pPr>
            <w:r w:rsidRPr="00636BBE">
              <w:t>LinkedHashMap</w:t>
            </w:r>
          </w:p>
        </w:tc>
      </w:tr>
    </w:tbl>
    <w:p w14:paraId="01A4680D" w14:textId="77777777" w:rsidR="0085719F" w:rsidRDefault="0085719F" w:rsidP="008C3399">
      <w:pPr>
        <w:ind w:firstLine="480"/>
        <w:rPr>
          <w:rFonts w:cs="Times New Roman"/>
        </w:rPr>
      </w:pPr>
    </w:p>
    <w:p w14:paraId="1B387C23" w14:textId="77777777"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885D60">
        <w:rPr>
          <w:rFonts w:cs="Times New Roman"/>
        </w:rPr>
        <w:fldChar w:fldCharType="begin"/>
      </w:r>
      <w:r w:rsidR="00C15D90">
        <w:rPr>
          <w:rFonts w:cs="Times New Roman"/>
        </w:rPr>
        <w:instrText xml:space="preserve"> ADDIN NE.Ref.{566CCD35-DD85-4066-AA9F-214A18729BE3}</w:instrText>
      </w:r>
      <w:r w:rsidR="00885D60">
        <w:rPr>
          <w:rFonts w:cs="Times New Roman"/>
        </w:rPr>
        <w:fldChar w:fldCharType="separate"/>
      </w:r>
      <w:r w:rsidR="00D70963">
        <w:rPr>
          <w:rFonts w:eastAsia="微软雅黑" w:cs="Times New Roman"/>
          <w:color w:val="080000"/>
          <w:szCs w:val="24"/>
          <w:vertAlign w:val="superscript"/>
        </w:rPr>
        <w:t>[16, 17]</w:t>
      </w:r>
      <w:r w:rsidR="00885D60">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14:paraId="60FF1425" w14:textId="77777777"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14:paraId="34B4B515" w14:textId="77777777"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5"/>
      </w:tblGrid>
      <w:tr w:rsidR="0019011E" w14:paraId="7F927553" w14:textId="77777777" w:rsidTr="0019011E">
        <w:trPr>
          <w:jc w:val="center"/>
        </w:trPr>
        <w:tc>
          <w:tcPr>
            <w:tcW w:w="6025" w:type="dxa"/>
          </w:tcPr>
          <w:p w14:paraId="1393BC80" w14:textId="77777777" w:rsidR="0019011E" w:rsidRDefault="0019011E" w:rsidP="0019011E">
            <w:pPr>
              <w:pStyle w:val="af1"/>
            </w:pPr>
            <w:r w:rsidRPr="004561D6">
              <w:rPr>
                <w:rFonts w:hint="eastAsia"/>
              </w:rPr>
              <w:t xml:space="preserve">// </w:t>
            </w:r>
            <w:r w:rsidRPr="004561D6">
              <w:rPr>
                <w:rFonts w:hint="eastAsia"/>
              </w:rPr>
              <w:t>导入相应的工具类</w:t>
            </w:r>
          </w:p>
          <w:p w14:paraId="25B3341F" w14:textId="77777777" w:rsidR="0019011E" w:rsidRPr="004561D6" w:rsidRDefault="0019011E" w:rsidP="0019011E">
            <w:pPr>
              <w:pStyle w:val="af1"/>
            </w:pPr>
            <w:r w:rsidRPr="004561D6">
              <w:t>import groovy.json.JsonOutput</w:t>
            </w:r>
          </w:p>
          <w:p w14:paraId="66E356E3" w14:textId="77777777" w:rsidR="0019011E" w:rsidRPr="004561D6" w:rsidRDefault="0019011E" w:rsidP="0019011E">
            <w:pPr>
              <w:pStyle w:val="af1"/>
            </w:pPr>
            <w:r w:rsidRPr="004561D6">
              <w:t>import groovy.json.JsonSlurper</w:t>
            </w:r>
          </w:p>
          <w:p w14:paraId="3A892333" w14:textId="77777777" w:rsidR="0019011E" w:rsidRDefault="0019011E" w:rsidP="0019011E">
            <w:pPr>
              <w:pStyle w:val="af1"/>
            </w:pPr>
          </w:p>
          <w:p w14:paraId="3A18221C" w14:textId="77777777"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14:paraId="4AE16A0F" w14:textId="77777777"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14:paraId="44AE8BC7" w14:textId="77777777" w:rsidR="0019011E" w:rsidRPr="00C20262" w:rsidRDefault="0019011E" w:rsidP="0019011E">
            <w:pPr>
              <w:pStyle w:val="af1"/>
              <w:rPr>
                <w:b/>
              </w:rPr>
            </w:pPr>
            <w:r w:rsidRPr="00C20262">
              <w:rPr>
                <w:b/>
              </w:rPr>
              <w:lastRenderedPageBreak/>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14:paraId="77353252" w14:textId="77777777" w:rsidR="0009124F" w:rsidRPr="00C20262" w:rsidRDefault="0019011E" w:rsidP="0009124F">
            <w:pPr>
              <w:pStyle w:val="af1"/>
              <w:rPr>
                <w:b/>
              </w:rPr>
            </w:pPr>
            <w:r w:rsidRPr="00C20262">
              <w:rPr>
                <w:b/>
              </w:rPr>
              <w:t>{"name":"hx","age":24,"hobby":"java"}</w:t>
            </w:r>
            <w:r w:rsidR="0009124F" w:rsidRPr="00C20262">
              <w:rPr>
                <w:b/>
              </w:rPr>
              <w:t>"""</w:t>
            </w:r>
          </w:p>
          <w:p w14:paraId="4ED87C9C" w14:textId="77777777" w:rsidR="0019011E" w:rsidRPr="004561D6" w:rsidRDefault="0019011E" w:rsidP="0019011E">
            <w:pPr>
              <w:pStyle w:val="af1"/>
            </w:pPr>
          </w:p>
          <w:p w14:paraId="62313A39" w14:textId="77777777"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14:paraId="15937679" w14:textId="77777777"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14:paraId="5534CAA9" w14:textId="77777777"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14:paraId="654F92E7" w14:textId="77777777" w:rsidR="0019011E" w:rsidRPr="004561D6" w:rsidRDefault="0019011E" w:rsidP="0019011E">
            <w:pPr>
              <w:pStyle w:val="af1"/>
            </w:pPr>
          </w:p>
          <w:p w14:paraId="38C39C22" w14:textId="77777777"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14:paraId="434993A0" w14:textId="77777777"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14:paraId="78B141B4" w14:textId="77777777"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14:paraId="43329BC3" w14:textId="77777777"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14:paraId="078E6DF9" w14:textId="77777777" w:rsidR="0019011E" w:rsidRDefault="0019011E" w:rsidP="0019011E">
            <w:pPr>
              <w:pStyle w:val="af1"/>
            </w:pPr>
            <w:r w:rsidRPr="004561D6">
              <w:t>assert personJson</w:t>
            </w:r>
            <w:r w:rsidRPr="004561D6">
              <w:rPr>
                <w:rFonts w:hint="eastAsia"/>
              </w:rPr>
              <w:t xml:space="preserve"> </w:t>
            </w:r>
            <w:r w:rsidRPr="004561D6">
              <w:t>==</w:t>
            </w:r>
          </w:p>
          <w:p w14:paraId="7E1D8CAB" w14:textId="77777777" w:rsidR="0019011E" w:rsidRDefault="0019011E" w:rsidP="0019011E">
            <w:pPr>
              <w:pStyle w:val="af1"/>
            </w:pPr>
            <w:r w:rsidRPr="004561D6">
              <w:t>'{"name":"hx","age":24,"hobby":"java"}'</w:t>
            </w:r>
          </w:p>
          <w:p w14:paraId="4EAA8A8F" w14:textId="77777777" w:rsidR="006365E3" w:rsidRDefault="006365E3" w:rsidP="0019011E">
            <w:pPr>
              <w:pStyle w:val="af1"/>
            </w:pPr>
          </w:p>
        </w:tc>
      </w:tr>
    </w:tbl>
    <w:p w14:paraId="30ABE824" w14:textId="77777777" w:rsidR="00850274" w:rsidRPr="007949A5" w:rsidRDefault="0019011E" w:rsidP="007949A5">
      <w:pPr>
        <w:pStyle w:val="2"/>
      </w:pPr>
      <w:bookmarkStart w:id="984" w:name="_Toc482019011"/>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984"/>
    </w:p>
    <w:p w14:paraId="4DF571A3" w14:textId="77777777" w:rsidR="0097514A" w:rsidRDefault="00744C85" w:rsidP="00744C85">
      <w:pPr>
        <w:ind w:firstLine="480"/>
        <w:rPr>
          <w:rFonts w:cs="Times New Roman"/>
        </w:rPr>
      </w:pPr>
      <w:r>
        <w:rPr>
          <w:rFonts w:cs="Times New Roman" w:hint="eastAsia"/>
        </w:rPr>
        <w:t>derby</w:t>
      </w:r>
      <w:r>
        <w:rPr>
          <w:rFonts w:cs="Times New Roman" w:hint="eastAsia"/>
        </w:rPr>
        <w:t>数据库</w:t>
      </w:r>
      <w:r w:rsidR="00885D60">
        <w:rPr>
          <w:rFonts w:cs="Times New Roman"/>
        </w:rPr>
        <w:fldChar w:fldCharType="begin"/>
      </w:r>
      <w:r w:rsidR="00C15D90">
        <w:rPr>
          <w:rFonts w:cs="Times New Roman"/>
        </w:rPr>
        <w:instrText xml:space="preserve"> ADDIN NE.Ref.{428B4D0A-CDEB-45A0-83F6-2114D0BEA053}</w:instrText>
      </w:r>
      <w:r w:rsidR="00885D60">
        <w:rPr>
          <w:rFonts w:cs="Times New Roman"/>
        </w:rPr>
        <w:fldChar w:fldCharType="separate"/>
      </w:r>
      <w:r w:rsidR="00D70963">
        <w:rPr>
          <w:rFonts w:eastAsia="微软雅黑" w:cs="Times New Roman"/>
          <w:color w:val="080000"/>
          <w:szCs w:val="24"/>
          <w:vertAlign w:val="superscript"/>
        </w:rPr>
        <w:t>[18]</w:t>
      </w:r>
      <w:r w:rsidR="00885D60">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14:paraId="5C155BC5" w14:textId="77777777"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14:paraId="3A6E8170" w14:textId="77777777"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14:paraId="3C687C9B" w14:textId="77777777"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14:paraId="0F8114C3" w14:textId="77777777"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lastRenderedPageBreak/>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14:paraId="66063722" w14:textId="77777777"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14:paraId="177DF955" w14:textId="77777777" w:rsidR="0085719F" w:rsidRPr="007949A5" w:rsidRDefault="00E56275" w:rsidP="007949A5">
      <w:pPr>
        <w:pStyle w:val="2"/>
      </w:pPr>
      <w:bookmarkStart w:id="985" w:name="_Toc482019012"/>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985"/>
    </w:p>
    <w:p w14:paraId="56D2ED85" w14:textId="77777777"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14:paraId="74EEF7A2" w14:textId="77777777"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14:paraId="0E9EE669" w14:textId="77777777"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14:paraId="00F9F4A2" w14:textId="77777777"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14:paraId="102A9DF5" w14:textId="77777777"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14:paraId="4DFA6ED6" w14:textId="77777777"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w:t>
      </w:r>
      <w:r w:rsidR="009F0E9B">
        <w:rPr>
          <w:rFonts w:cs="Times New Roman" w:hint="eastAsia"/>
        </w:rPr>
        <w:lastRenderedPageBreak/>
        <w:t>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14:paraId="1B7ADAE1" w14:textId="77777777" w:rsidR="00E929B4" w:rsidRDefault="00F7454B" w:rsidP="00E568A3">
      <w:pPr>
        <w:ind w:firstLineChars="0" w:firstLine="0"/>
        <w:jc w:val="center"/>
        <w:rPr>
          <w:rFonts w:cs="Times New Roman"/>
        </w:rPr>
      </w:pPr>
      <w:r>
        <w:rPr>
          <w:rFonts w:cs="Times New Roman"/>
          <w:noProof/>
        </w:rPr>
        <w:drawing>
          <wp:inline distT="0" distB="0" distL="0" distR="0" wp14:anchorId="5E4ED541" wp14:editId="1157F9F4">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14:paraId="532B9E56" w14:textId="77777777" w:rsidR="004D1E0B" w:rsidRPr="00B9637C" w:rsidRDefault="004D1E0B" w:rsidP="00F06FB4">
      <w:pPr>
        <w:pStyle w:val="af2"/>
      </w:pPr>
      <w:commentRangeStart w:id="986"/>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commentRangeEnd w:id="986"/>
      <w:r w:rsidR="009174BD">
        <w:rPr>
          <w:rStyle w:val="af6"/>
          <w:rFonts w:cstheme="minorBidi"/>
          <w:bCs w:val="0"/>
        </w:rPr>
        <w:commentReference w:id="986"/>
      </w:r>
    </w:p>
    <w:p w14:paraId="4B6636B6" w14:textId="77777777"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14:paraId="2B4DCC6B" w14:textId="77777777" w:rsidR="00507ED2" w:rsidRPr="001D3CCD" w:rsidRDefault="00507ED2" w:rsidP="001D3CCD">
      <w:pPr>
        <w:pStyle w:val="1"/>
      </w:pPr>
      <w:bookmarkStart w:id="987" w:name="_Toc48201901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987"/>
    </w:p>
    <w:p w14:paraId="62A7F8B7" w14:textId="77777777"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14:paraId="60FD6822" w14:textId="77777777" w:rsidR="001E34C6" w:rsidRPr="007949A5" w:rsidRDefault="001E34C6" w:rsidP="007949A5">
      <w:pPr>
        <w:pStyle w:val="2"/>
      </w:pPr>
      <w:bookmarkStart w:id="988" w:name="_Toc482019014"/>
      <w:r w:rsidRPr="007949A5">
        <w:rPr>
          <w:rFonts w:hint="eastAsia"/>
        </w:rPr>
        <w:t>4.1</w:t>
      </w:r>
      <w:r w:rsidRPr="007949A5">
        <w:rPr>
          <w:rFonts w:hint="eastAsia"/>
        </w:rPr>
        <w:t>控制系统仿真的原理</w:t>
      </w:r>
      <w:bookmarkEnd w:id="988"/>
    </w:p>
    <w:p w14:paraId="7490D084" w14:textId="77777777"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885D60">
        <w:fldChar w:fldCharType="begin"/>
      </w:r>
      <w:r w:rsidR="00C15D90">
        <w:instrText xml:space="preserve"> ADDIN NE.Ref.{24DF04B4-6327-4234-8409-6F432BF13190}</w:instrText>
      </w:r>
      <w:r w:rsidR="00885D60">
        <w:fldChar w:fldCharType="separate"/>
      </w:r>
      <w:r w:rsidR="00D70963">
        <w:rPr>
          <w:rFonts w:eastAsia="微软雅黑" w:cs="Times New Roman"/>
          <w:color w:val="080000"/>
          <w:szCs w:val="24"/>
          <w:vertAlign w:val="superscript"/>
        </w:rPr>
        <w:t>[19]</w:t>
      </w:r>
      <w:r w:rsidR="00885D60">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14:paraId="729C54EE" w14:textId="77777777"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14:paraId="72732DC3" w14:textId="77777777" w:rsidR="00F728B9" w:rsidRDefault="00F728B9" w:rsidP="00E568A3">
      <w:pPr>
        <w:ind w:firstLineChars="0" w:firstLine="0"/>
        <w:jc w:val="center"/>
      </w:pPr>
      <w:r>
        <w:object w:dxaOrig="7170" w:dyaOrig="905" w14:anchorId="771CC939">
          <v:shape id="_x0000_i1028" type="#_x0000_t75" style="width:358.45pt;height:43.6pt" o:ole="">
            <v:imagedata r:id="rId28" o:title=""/>
          </v:shape>
          <o:OLEObject Type="Embed" ProgID="Visio.Drawing.11" ShapeID="_x0000_i1028" DrawAspect="Content" ObjectID="_1555770761" r:id="rId29"/>
        </w:object>
      </w:r>
    </w:p>
    <w:p w14:paraId="47AF830E" w14:textId="77777777" w:rsidR="000C7FCA" w:rsidRDefault="000C7FCA" w:rsidP="009174BD">
      <w:pPr>
        <w:pStyle w:val="af2"/>
        <w:spacing w:afterLines="50" w:after="120"/>
        <w:pPrChange w:id="989" w:author="周建中" w:date="2017-05-08T16:43:00Z">
          <w:pPr>
            <w:pStyle w:val="af2"/>
          </w:pPr>
        </w:pPrChange>
      </w:pPr>
      <w:r>
        <w:rPr>
          <w:rFonts w:hint="eastAsia"/>
        </w:rPr>
        <w:t>图</w:t>
      </w:r>
      <w:r w:rsidR="0009124F">
        <w:rPr>
          <w:rFonts w:hint="eastAsia"/>
        </w:rPr>
        <w:t>4-1</w:t>
      </w:r>
      <w:r>
        <w:rPr>
          <w:rFonts w:hint="eastAsia"/>
        </w:rPr>
        <w:t xml:space="preserve"> </w:t>
      </w:r>
      <w:r>
        <w:rPr>
          <w:rFonts w:hint="eastAsia"/>
        </w:rPr>
        <w:t>仿</w:t>
      </w:r>
      <w:commentRangeStart w:id="990"/>
      <w:r>
        <w:rPr>
          <w:rFonts w:hint="eastAsia"/>
        </w:rPr>
        <w:t>真的一般步骤</w:t>
      </w:r>
      <w:commentRangeEnd w:id="990"/>
      <w:r w:rsidR="009174BD">
        <w:rPr>
          <w:rStyle w:val="af6"/>
          <w:rFonts w:cstheme="minorBidi"/>
          <w:bCs w:val="0"/>
        </w:rPr>
        <w:commentReference w:id="990"/>
      </w:r>
    </w:p>
    <w:p w14:paraId="33439B9C" w14:textId="10EBD229"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w:t>
      </w:r>
      <w:del w:id="991" w:author="周建中" w:date="2017-05-08T16:44:00Z">
        <w:r w:rsidDel="009174BD">
          <w:rPr>
            <w:rFonts w:hint="eastAsia"/>
          </w:rPr>
          <w:delText>这时候</w:delText>
        </w:r>
      </w:del>
      <w:ins w:id="992" w:author="周建中" w:date="2017-05-08T16:44:00Z">
        <w:r w:rsidR="00C85246">
          <w:rPr>
            <w:rFonts w:hint="eastAsia"/>
          </w:rPr>
          <w:t>此时</w:t>
        </w:r>
      </w:ins>
      <w:r>
        <w:rPr>
          <w:rFonts w:hint="eastAsia"/>
        </w:rPr>
        <w:t>，仿真模型必须具有接收实际数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14:paraId="43B57C40" w14:textId="40064DCD" w:rsidR="00E04A26" w:rsidRDefault="00945D12" w:rsidP="00AC6EE6">
      <w:pPr>
        <w:ind w:firstLine="480"/>
      </w:pPr>
      <w:r>
        <w:rPr>
          <w:rFonts w:hint="eastAsia"/>
        </w:rPr>
        <w:t>水轮机调节系统</w:t>
      </w:r>
      <w:ins w:id="993" w:author="周建中" w:date="2017-05-08T17:07:00Z">
        <w:r w:rsidR="00023A5E">
          <w:rPr>
            <w:rFonts w:hint="eastAsia"/>
          </w:rPr>
          <w:t>是一类</w:t>
        </w:r>
        <w:r w:rsidR="00023A5E" w:rsidRPr="00023A5E">
          <w:rPr>
            <w:rFonts w:hint="eastAsia"/>
          </w:rPr>
          <w:t>具有非最小相位、大型、动态、时变、离散的复杂</w:t>
        </w:r>
      </w:ins>
      <w:del w:id="994" w:author="周建中" w:date="2017-05-08T17:07:00Z">
        <w:r w:rsidDel="00023A5E">
          <w:rPr>
            <w:rFonts w:hint="eastAsia"/>
          </w:rPr>
          <w:delText>属于</w:delText>
        </w:r>
      </w:del>
      <w:r>
        <w:rPr>
          <w:rFonts w:hint="eastAsia"/>
        </w:rPr>
        <w:lastRenderedPageBreak/>
        <w:t>动力系统，</w:t>
      </w:r>
      <w:del w:id="995" w:author="周建中" w:date="2017-05-08T17:07:00Z">
        <w:r w:rsidDel="00023A5E">
          <w:rPr>
            <w:rFonts w:hint="eastAsia"/>
          </w:rPr>
          <w:delText>这种系统的</w:delText>
        </w:r>
      </w:del>
      <w:ins w:id="996" w:author="周建中" w:date="2017-05-08T17:07:00Z">
        <w:r w:rsidR="00023A5E">
          <w:rPr>
            <w:rFonts w:hint="eastAsia"/>
          </w:rPr>
          <w:t>其</w:t>
        </w:r>
      </w:ins>
      <w:r>
        <w:rPr>
          <w:rFonts w:hint="eastAsia"/>
        </w:rPr>
        <w:t>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14:paraId="246C6F28" w14:textId="77777777"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14:paraId="6EF10514" w14:textId="77777777" w:rsidR="00A051CA" w:rsidRDefault="00BC3C9B" w:rsidP="007C798B">
      <w:pPr>
        <w:pStyle w:val="3"/>
      </w:pPr>
      <w:r>
        <w:rPr>
          <w:rFonts w:hint="eastAsia"/>
        </w:rPr>
        <w:t>4.1.</w:t>
      </w:r>
      <w:r w:rsidR="00A051CA">
        <w:rPr>
          <w:rFonts w:hint="eastAsia"/>
        </w:rPr>
        <w:t>1</w:t>
      </w:r>
      <w:r w:rsidR="00A051CA">
        <w:rPr>
          <w:rFonts w:hint="eastAsia"/>
        </w:rPr>
        <w:t>离散相似法</w:t>
      </w:r>
    </w:p>
    <w:p w14:paraId="2F5CCF45" w14:textId="77777777" w:rsidR="00030E70" w:rsidRDefault="0035570C" w:rsidP="00AC6EE6">
      <w:pPr>
        <w:ind w:firstLine="480"/>
      </w:pPr>
      <w:r>
        <w:rPr>
          <w:rFonts w:hint="eastAsia"/>
        </w:rPr>
        <w:t>设一线性定常系统的状态方程如下所示：</w:t>
      </w:r>
    </w:p>
    <w:p w14:paraId="16885F6A" w14:textId="77777777"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14:paraId="08C114B7" w14:textId="77777777"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14:paraId="72447496" w14:textId="77777777"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14:paraId="4739A2F7" w14:textId="77777777" w:rsidR="002E4537" w:rsidRDefault="00B47D65" w:rsidP="00E568A3">
      <w:pPr>
        <w:ind w:firstLineChars="0" w:firstLine="0"/>
        <w:jc w:val="center"/>
      </w:pPr>
      <w:r>
        <w:object w:dxaOrig="7756" w:dyaOrig="2543" w14:anchorId="266089C4">
          <v:shape id="_x0000_i1029" type="#_x0000_t75" style="width:337.45pt;height:112.85pt" o:ole="">
            <v:imagedata r:id="rId30" o:title=""/>
          </v:shape>
          <o:OLEObject Type="Embed" ProgID="Visio.Drawing.11" ShapeID="_x0000_i1029" DrawAspect="Content" ObjectID="_1555770762" r:id="rId31"/>
        </w:object>
      </w:r>
    </w:p>
    <w:p w14:paraId="092DBCF8" w14:textId="77777777" w:rsidR="002E4537" w:rsidRDefault="002E4537" w:rsidP="00C85246">
      <w:pPr>
        <w:pStyle w:val="af2"/>
        <w:spacing w:afterLines="50" w:after="120"/>
        <w:pPrChange w:id="997" w:author="周建中" w:date="2017-05-08T16:45:00Z">
          <w:pPr>
            <w:pStyle w:val="af2"/>
          </w:pPr>
        </w:pPrChange>
      </w:pPr>
      <w:r>
        <w:rPr>
          <w:rFonts w:hint="eastAsia"/>
        </w:rPr>
        <w:t>图</w:t>
      </w:r>
      <w:r w:rsidR="0009124F">
        <w:rPr>
          <w:rFonts w:hint="eastAsia"/>
        </w:rPr>
        <w:t>4-2</w:t>
      </w:r>
      <w:r>
        <w:rPr>
          <w:rFonts w:hint="eastAsia"/>
        </w:rPr>
        <w:t xml:space="preserve"> </w:t>
      </w:r>
      <w:r>
        <w:rPr>
          <w:rFonts w:hint="eastAsia"/>
        </w:rPr>
        <w:t>系统方框图</w:t>
      </w:r>
    </w:p>
    <w:p w14:paraId="3AB72466" w14:textId="77777777"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14:paraId="1EFC40A3" w14:textId="77777777"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14:paraId="4E48700D" w14:textId="77777777"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14:paraId="4BFF7D76" w14:textId="77777777"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14:paraId="237CF06F" w14:textId="77777777"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14:paraId="0B20A0A1" w14:textId="77777777"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14:paraId="7DBEECD8" w14:textId="77777777"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14:paraId="209108B1" w14:textId="77777777"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14:paraId="77072944" w14:textId="77777777"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14:paraId="68C71408" w14:textId="77777777"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14:paraId="38585A56" w14:textId="77777777" w:rsidR="00EB2B38" w:rsidRDefault="00EB2B38" w:rsidP="00EB2B38">
      <w:pPr>
        <w:ind w:firstLine="480"/>
      </w:pPr>
      <w:r>
        <w:rPr>
          <w:rFonts w:hint="eastAsia"/>
        </w:rPr>
        <w:t>利用微分计算规则，可以将上式改写为：</w:t>
      </w:r>
    </w:p>
    <w:p w14:paraId="308E7082" w14:textId="77777777"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14:paraId="637EE7D7" w14:textId="77777777" w:rsidR="00C81A08" w:rsidRDefault="007A15A9" w:rsidP="007A15A9">
      <w:pPr>
        <w:ind w:firstLine="480"/>
      </w:pPr>
      <w:r>
        <w:rPr>
          <w:rFonts w:hint="eastAsia"/>
        </w:rPr>
        <w:t>上式两端同时积分并整理，可得：</w:t>
      </w:r>
    </w:p>
    <w:p w14:paraId="1691214A" w14:textId="77777777"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14:paraId="58B6C2DD" w14:textId="77777777"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14:paraId="765E6DDA" w14:textId="77777777"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14:paraId="1FA92EAC" w14:textId="77777777"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14:paraId="3870344F" w14:textId="77777777"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14:paraId="43937A8A" w14:textId="77777777"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14:paraId="0BD0D0AF" w14:textId="77777777"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14:paraId="64E2872A" w14:textId="77777777"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14:paraId="61683BEF" w14:textId="77777777" w:rsidR="00A416F5" w:rsidRDefault="00293D00" w:rsidP="004F6A36">
      <w:pPr>
        <w:ind w:firstLine="480"/>
      </w:pPr>
      <w:r>
        <w:rPr>
          <w:rFonts w:hint="eastAsia"/>
        </w:rPr>
        <w:t>当</w:t>
      </w:r>
      <w:r>
        <w:rPr>
          <w:rFonts w:hint="eastAsia"/>
        </w:rPr>
        <w:t>t=(k+1)T</w:t>
      </w:r>
      <w:r>
        <w:rPr>
          <w:rFonts w:hint="eastAsia"/>
        </w:rPr>
        <w:t>时，有：</w:t>
      </w:r>
    </w:p>
    <w:p w14:paraId="76D02C51" w14:textId="77777777"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14:paraId="2B41203B" w14:textId="77777777" w:rsidR="00293D00" w:rsidRDefault="00D02C39" w:rsidP="00D02C39">
      <w:pPr>
        <w:ind w:firstLine="480"/>
      </w:pPr>
      <w:r>
        <w:rPr>
          <w:rFonts w:hint="eastAsia"/>
        </w:rPr>
        <w:t>由上述两式得到系统离散解的递推格式为：</w:t>
      </w:r>
    </w:p>
    <w:p w14:paraId="7C7E3432" w14:textId="77777777"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14:paraId="10A56E48" w14:textId="77777777"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14:paraId="35848D69" w14:textId="77777777"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14:paraId="3931B309" w14:textId="77777777" w:rsidR="007F48C0" w:rsidRDefault="007F48C0" w:rsidP="007F48C0">
      <w:pPr>
        <w:ind w:firstLine="480"/>
      </w:pPr>
      <w:r>
        <w:rPr>
          <w:rFonts w:hint="eastAsia"/>
        </w:rPr>
        <w:t>上式带入</w:t>
      </w:r>
      <w:r>
        <w:rPr>
          <w:rFonts w:hint="eastAsia"/>
        </w:rPr>
        <w:t>(4-14)</w:t>
      </w:r>
      <w:r>
        <w:rPr>
          <w:rFonts w:hint="eastAsia"/>
        </w:rPr>
        <w:t>式可得：</w:t>
      </w:r>
    </w:p>
    <w:p w14:paraId="42AE3B75" w14:textId="77777777"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14:paraId="312BD384" w14:textId="77777777"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w:t>
      </w:r>
      <w:r>
        <w:rPr>
          <w:rFonts w:hint="eastAsia"/>
        </w:rPr>
        <w:lastRenderedPageBreak/>
        <w:t>统的状态方程求解这两个系数、并进行迭代的过程。</w:t>
      </w:r>
    </w:p>
    <w:p w14:paraId="795E4AE3" w14:textId="77777777" w:rsidR="001964DB" w:rsidRDefault="00BC3C9B" w:rsidP="007C798B">
      <w:pPr>
        <w:pStyle w:val="3"/>
      </w:pPr>
      <w:r>
        <w:rPr>
          <w:rFonts w:hint="eastAsia"/>
        </w:rPr>
        <w:t>4.1.</w:t>
      </w:r>
      <w:r w:rsidR="001601AC">
        <w:rPr>
          <w:rFonts w:hint="eastAsia"/>
        </w:rPr>
        <w:t>2</w:t>
      </w:r>
      <w:r w:rsidR="001964DB">
        <w:rPr>
          <w:rFonts w:hint="eastAsia"/>
        </w:rPr>
        <w:t>数值积分法</w:t>
      </w:r>
    </w:p>
    <w:p w14:paraId="316BE1CC" w14:textId="77777777"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14:paraId="12C2285A" w14:textId="77777777" w:rsidR="00375B30" w:rsidRDefault="00013FE4" w:rsidP="00375B30">
      <w:pPr>
        <w:ind w:firstLine="480"/>
      </w:pPr>
      <w:r>
        <w:rPr>
          <w:rFonts w:hint="eastAsia"/>
        </w:rPr>
        <w:t>重写离散相似法中的系统如下：</w:t>
      </w:r>
    </w:p>
    <w:p w14:paraId="3D92C4FC" w14:textId="51C2FDF5" w:rsidR="00013FE4" w:rsidRDefault="00013FE4" w:rsidP="00023A5E">
      <w:pPr>
        <w:wordWrap w:val="0"/>
        <w:ind w:firstLineChars="0" w:firstLine="0"/>
        <w:jc w:val="right"/>
        <w:pPrChange w:id="998" w:author="周建中" w:date="2017-05-08T17:10:00Z">
          <w:pPr>
            <w:ind w:firstLineChars="0" w:firstLine="0"/>
          </w:pPr>
        </w:pPrChange>
      </w:pPr>
      <w:r>
        <w:rPr>
          <w:rFonts w:hint="eastAsia"/>
        </w:rPr>
        <w:t xml:space="preserve">            </w:t>
      </w:r>
      <w:r w:rsidR="00F050D0">
        <w:rPr>
          <w:rFonts w:hint="eastAsia"/>
        </w:rPr>
        <w:t xml:space="preserve">                             </w:t>
      </w:r>
      <w:r>
        <w:rPr>
          <w:rFonts w:hint="eastAsia"/>
        </w:rPr>
        <w:t xml:space="preserve">       </w:t>
      </w:r>
      <w:commentRangeStart w:id="999"/>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ins w:id="1000" w:author="周建中" w:date="2017-05-08T17:10:00Z">
        <w:r w:rsidR="00023A5E">
          <w:t xml:space="preserve">              </w:t>
        </w:r>
      </w:ins>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commentRangeEnd w:id="999"/>
      <w:r w:rsidR="00023A5E">
        <w:rPr>
          <w:rStyle w:val="af6"/>
        </w:rPr>
        <w:commentReference w:id="999"/>
      </w:r>
    </w:p>
    <w:p w14:paraId="429BCB8B" w14:textId="77777777"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14:paraId="6DDC5EB9" w14:textId="77777777" w:rsidR="00013FE4" w:rsidRDefault="00F050D0" w:rsidP="002137B3">
      <w:pPr>
        <w:ind w:firstLine="480"/>
      </w:pPr>
      <w:r>
        <w:rPr>
          <w:rFonts w:hint="eastAsia"/>
        </w:rPr>
        <w:t>由系统的结构可知：</w:t>
      </w:r>
    </w:p>
    <w:p w14:paraId="3A2AC722" w14:textId="77777777"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14:paraId="16263ACC" w14:textId="77777777"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14:paraId="53AA569C" w14:textId="77777777"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14:paraId="48C988D8" w14:textId="77777777"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14:paraId="7693AF11" w14:textId="77777777"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14:paraId="1AB00EE5" w14:textId="77777777"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14:paraId="6F383A6F" w14:textId="77777777"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14:paraId="5B26ACF5" w14:textId="77777777" w:rsidR="004C1296" w:rsidRDefault="004C1296" w:rsidP="004C1296">
      <w:pPr>
        <w:ind w:firstLine="480"/>
      </w:pPr>
      <w:r>
        <w:rPr>
          <w:rFonts w:hint="eastAsia"/>
        </w:rPr>
        <w:t>当采用欧拉法时，使用零阶保持器，对偏差的离散处理为</w:t>
      </w:r>
    </w:p>
    <w:p w14:paraId="75C61DEC" w14:textId="77777777"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14:paraId="4C76EEA7" w14:textId="77777777" w:rsidR="001327B0" w:rsidRDefault="001327B0" w:rsidP="001327B0">
      <w:pPr>
        <w:ind w:firstLine="480"/>
      </w:pPr>
      <w:r>
        <w:rPr>
          <w:rFonts w:hint="eastAsia"/>
        </w:rPr>
        <w:t>上式带入</w:t>
      </w:r>
      <w:r>
        <w:rPr>
          <w:rFonts w:hint="eastAsia"/>
        </w:rPr>
        <w:t>(4-20)</w:t>
      </w:r>
      <w:r>
        <w:rPr>
          <w:rFonts w:hint="eastAsia"/>
        </w:rPr>
        <w:t>可得：</w:t>
      </w:r>
    </w:p>
    <w:p w14:paraId="09AE69B1" w14:textId="77777777"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14:paraId="031969CC" w14:textId="77777777" w:rsidR="001327B0" w:rsidRDefault="001327B0" w:rsidP="001327B0">
      <w:pPr>
        <w:ind w:firstLine="480"/>
      </w:pPr>
      <w:r>
        <w:rPr>
          <w:rFonts w:hint="eastAsia"/>
        </w:rPr>
        <w:t>简记为：</w:t>
      </w:r>
    </w:p>
    <w:p w14:paraId="00FC56F5" w14:textId="77777777"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14:paraId="6BA0B00C" w14:textId="77777777"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14:paraId="0E8EB24B" w14:textId="77777777"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14:paraId="135AAA4F" w14:textId="77777777"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14:paraId="184461FB" w14:textId="77777777" w:rsidR="0067761D" w:rsidRPr="0067761D" w:rsidRDefault="00F97497" w:rsidP="007D3494">
      <w:pPr>
        <w:ind w:firstLine="480"/>
      </w:pPr>
      <w:r>
        <w:rPr>
          <w:rFonts w:hint="eastAsia"/>
        </w:rPr>
        <w:lastRenderedPageBreak/>
        <w:t>上文从理论上考察了控制系统</w:t>
      </w:r>
      <w:r w:rsidR="007D3494">
        <w:rPr>
          <w:rFonts w:hint="eastAsia"/>
        </w:rPr>
        <w:t>仿真的方法，然而，使用计算机编制程序进行计算还需要将上述理论转化为对机器友好的仿真算法。</w:t>
      </w:r>
    </w:p>
    <w:p w14:paraId="126FA664" w14:textId="77777777" w:rsidR="001E34C6" w:rsidRPr="007949A5" w:rsidRDefault="001E34C6" w:rsidP="007949A5">
      <w:pPr>
        <w:pStyle w:val="2"/>
      </w:pPr>
      <w:bookmarkStart w:id="1001" w:name="_Toc482019015"/>
      <w:r w:rsidRPr="007949A5">
        <w:rPr>
          <w:rFonts w:hint="eastAsia"/>
        </w:rPr>
        <w:t>4.2</w:t>
      </w:r>
      <w:r w:rsidR="00F45B8A" w:rsidRPr="007949A5">
        <w:rPr>
          <w:rFonts w:hint="eastAsia"/>
        </w:rPr>
        <w:t>控制系统的仿真算法</w:t>
      </w:r>
      <w:bookmarkEnd w:id="1001"/>
    </w:p>
    <w:p w14:paraId="604EF363" w14:textId="77777777"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14:paraId="4FDC0B7C" w14:textId="77777777" w:rsidR="007C798B" w:rsidRDefault="0094394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14:paraId="47B16AD0" w14:textId="77777777" w:rsidR="007C798B" w:rsidRDefault="007C798B" w:rsidP="00C92361">
      <w:pPr>
        <w:ind w:firstLineChars="0" w:firstLine="0"/>
      </w:pPr>
      <w:r>
        <w:rPr>
          <w:rFonts w:hint="eastAsia"/>
        </w:rPr>
        <w:t>的系统，可以拆分为一个积分环节和一个惯性环节相连的等效系统：</w:t>
      </w:r>
    </w:p>
    <w:p w14:paraId="7C5B9470" w14:textId="77777777" w:rsidR="007C798B" w:rsidRDefault="0094394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14:paraId="605A7596" w14:textId="77777777" w:rsidR="007C798B" w:rsidRDefault="007C798B" w:rsidP="00C92361">
      <w:pPr>
        <w:ind w:firstLineChars="0" w:firstLine="0"/>
      </w:pPr>
      <w:r>
        <w:rPr>
          <w:rFonts w:hint="eastAsia"/>
        </w:rPr>
        <w:t>再分别对上述两个环节进行离散化处理。</w:t>
      </w:r>
    </w:p>
    <w:p w14:paraId="095DE0B9" w14:textId="77777777"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885D60">
        <w:fldChar w:fldCharType="begin"/>
      </w:r>
      <w:r w:rsidR="00C15D90">
        <w:instrText xml:space="preserve"> ADDIN NE.Ref.{C22CB49F-8503-46EA-8E51-533BE5121339}</w:instrText>
      </w:r>
      <w:r w:rsidR="00885D60">
        <w:fldChar w:fldCharType="separate"/>
      </w:r>
      <w:r w:rsidR="00D70963">
        <w:rPr>
          <w:rFonts w:eastAsia="微软雅黑" w:cs="Times New Roman"/>
          <w:color w:val="080000"/>
          <w:szCs w:val="24"/>
          <w:vertAlign w:val="superscript"/>
        </w:rPr>
        <w:t>[19]</w:t>
      </w:r>
      <w:r w:rsidR="00885D60">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6"/>
      </w:tblGrid>
      <w:tr w:rsidR="0009124F" w14:paraId="1A0B6D29" w14:textId="77777777" w:rsidTr="0009124F">
        <w:trPr>
          <w:jc w:val="center"/>
        </w:trPr>
        <w:tc>
          <w:tcPr>
            <w:tcW w:w="2835" w:type="dxa"/>
            <w:vAlign w:val="center"/>
          </w:tcPr>
          <w:p w14:paraId="7182DBE4" w14:textId="77777777" w:rsidR="0009124F" w:rsidRDefault="0009124F" w:rsidP="0009124F">
            <w:pPr>
              <w:ind w:firstLineChars="0" w:firstLine="0"/>
              <w:jc w:val="center"/>
            </w:pPr>
            <w:r>
              <w:object w:dxaOrig="1872" w:dyaOrig="735" w14:anchorId="6091F9FF">
                <v:shape id="_x0000_i1030" type="#_x0000_t75" style="width:93.8pt;height:36.2pt" o:ole="">
                  <v:imagedata r:id="rId32" o:title=""/>
                </v:shape>
                <o:OLEObject Type="Embed" ProgID="Visio.Drawing.11" ShapeID="_x0000_i1030" DrawAspect="Content" ObjectID="_1555770763" r:id="rId33"/>
              </w:object>
            </w:r>
          </w:p>
        </w:tc>
        <w:tc>
          <w:tcPr>
            <w:tcW w:w="2836" w:type="dxa"/>
            <w:vAlign w:val="center"/>
          </w:tcPr>
          <w:p w14:paraId="443AACFE" w14:textId="77777777" w:rsidR="0009124F" w:rsidRDefault="0009124F" w:rsidP="0009124F">
            <w:pPr>
              <w:ind w:firstLineChars="0" w:firstLine="0"/>
              <w:jc w:val="center"/>
            </w:pPr>
            <w:r>
              <w:object w:dxaOrig="1872" w:dyaOrig="735" w14:anchorId="5B3084A6">
                <v:shape id="_x0000_i1031" type="#_x0000_t75" style="width:93.8pt;height:36.2pt" o:ole="">
                  <v:imagedata r:id="rId34" o:title=""/>
                </v:shape>
                <o:OLEObject Type="Embed" ProgID="Visio.Drawing.11" ShapeID="_x0000_i1031" DrawAspect="Content" ObjectID="_1555770764" r:id="rId35"/>
              </w:object>
            </w:r>
          </w:p>
        </w:tc>
      </w:tr>
      <w:tr w:rsidR="0009124F" w14:paraId="7C195539" w14:textId="77777777" w:rsidTr="0009124F">
        <w:trPr>
          <w:trHeight w:val="537"/>
          <w:jc w:val="center"/>
        </w:trPr>
        <w:tc>
          <w:tcPr>
            <w:tcW w:w="2835" w:type="dxa"/>
            <w:vAlign w:val="center"/>
          </w:tcPr>
          <w:p w14:paraId="43676C0D" w14:textId="77777777"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14:paraId="71A9045D" w14:textId="77777777" w:rsidR="0009124F" w:rsidRDefault="0009124F" w:rsidP="0009124F">
            <w:pPr>
              <w:pStyle w:val="af2"/>
            </w:pPr>
            <w:r>
              <w:rPr>
                <w:rFonts w:hint="eastAsia"/>
              </w:rPr>
              <w:t>图</w:t>
            </w:r>
            <w:r>
              <w:rPr>
                <w:rFonts w:hint="eastAsia"/>
              </w:rPr>
              <w:t xml:space="preserve">4-4 </w:t>
            </w:r>
            <w:r>
              <w:rPr>
                <w:rFonts w:hint="eastAsia"/>
              </w:rPr>
              <w:t>惯性环节</w:t>
            </w:r>
          </w:p>
        </w:tc>
      </w:tr>
    </w:tbl>
    <w:p w14:paraId="72E76C35" w14:textId="77777777" w:rsidR="00D1116C" w:rsidRDefault="00D1116C" w:rsidP="00D1116C">
      <w:pPr>
        <w:ind w:firstLine="480"/>
      </w:pPr>
      <w:r>
        <w:rPr>
          <w:rFonts w:hint="eastAsia"/>
        </w:rPr>
        <w:t>对于积分环节，其微分方程</w:t>
      </w:r>
      <w:r w:rsidR="00EC1E7E">
        <w:rPr>
          <w:rFonts w:hint="eastAsia"/>
        </w:rPr>
        <w:t>表述</w:t>
      </w:r>
      <w:r>
        <w:rPr>
          <w:rFonts w:hint="eastAsia"/>
        </w:rPr>
        <w:t>如下：</w:t>
      </w:r>
    </w:p>
    <w:p w14:paraId="332F1AE0" w14:textId="77777777" w:rsidR="00D1116C" w:rsidRDefault="0094394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14:paraId="3126D353" w14:textId="77777777"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14:paraId="3985E9B9" w14:textId="77777777" w:rsidR="00D1116C" w:rsidRPr="00D1116C" w:rsidRDefault="00943940"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14:paraId="61643E7D" w14:textId="77777777" w:rsidR="00D71359" w:rsidRDefault="00D1116C" w:rsidP="008C3399">
      <w:pPr>
        <w:ind w:firstLine="480"/>
      </w:pPr>
      <w:r>
        <w:rPr>
          <w:rFonts w:hint="eastAsia"/>
        </w:rPr>
        <w:t>可知，使用零阶保持器进行离散化，积分环节的差分方程为：</w:t>
      </w:r>
    </w:p>
    <w:p w14:paraId="5DBE2AE8" w14:textId="77777777"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14:paraId="6380FCE4" w14:textId="77777777" w:rsidR="00D1116C" w:rsidRDefault="00D1116C" w:rsidP="00034E67">
      <w:pPr>
        <w:ind w:firstLine="480"/>
      </w:pPr>
      <w:r>
        <w:rPr>
          <w:rFonts w:hint="eastAsia"/>
        </w:rPr>
        <w:t>同理可得，对于惯性环节，其</w:t>
      </w:r>
      <w:r w:rsidR="002D2F56">
        <w:rPr>
          <w:rFonts w:hint="eastAsia"/>
        </w:rPr>
        <w:t>微分方程和离散化的差分方程分别为：</w:t>
      </w:r>
    </w:p>
    <w:p w14:paraId="6672A545" w14:textId="77777777" w:rsidR="002D2F56" w:rsidRDefault="0094394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14:paraId="573B3E3A" w14:textId="77777777"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14:paraId="16CF2212" w14:textId="77777777"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w:t>
      </w:r>
      <w:r>
        <w:rPr>
          <w:rFonts w:hint="eastAsia"/>
        </w:rPr>
        <w:lastRenderedPageBreak/>
        <w:t>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14:paraId="235ACEB4" w14:textId="77777777"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14:paraId="6DB891C6" w14:textId="77777777" w:rsidR="00D1116C" w:rsidRDefault="007A4AD6" w:rsidP="00D8364C">
      <w:pPr>
        <w:ind w:firstLineChars="0" w:firstLine="0"/>
        <w:jc w:val="center"/>
      </w:pPr>
      <w:r>
        <w:object w:dxaOrig="5582" w:dyaOrig="5554" w14:anchorId="6F5DCC6A">
          <v:shape id="_x0000_i1032" type="#_x0000_t75" style="width:267pt;height:266.2pt" o:ole="">
            <v:imagedata r:id="rId36" o:title=""/>
          </v:shape>
          <o:OLEObject Type="Embed" ProgID="Visio.Drawing.11" ShapeID="_x0000_i1032" DrawAspect="Content" ObjectID="_1555770765" r:id="rId37"/>
        </w:object>
      </w:r>
    </w:p>
    <w:p w14:paraId="5CBD5695" w14:textId="77777777"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14:paraId="66AF837E" w14:textId="77777777" w:rsidR="00F45B8A" w:rsidRPr="007949A5" w:rsidRDefault="00F45B8A" w:rsidP="007949A5">
      <w:pPr>
        <w:pStyle w:val="2"/>
      </w:pPr>
      <w:bookmarkStart w:id="1002" w:name="_Toc482019016"/>
      <w:r w:rsidRPr="007949A5">
        <w:rPr>
          <w:rFonts w:hint="eastAsia"/>
        </w:rPr>
        <w:t>4.3</w:t>
      </w:r>
      <w:r w:rsidR="00AB1E4A" w:rsidRPr="007949A5">
        <w:rPr>
          <w:rFonts w:hint="eastAsia"/>
        </w:rPr>
        <w:t>控制系统仿真程序的实现</w:t>
      </w:r>
      <w:bookmarkEnd w:id="1002"/>
    </w:p>
    <w:p w14:paraId="76547227" w14:textId="77777777"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14:paraId="20AC4C43" w14:textId="77777777"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w:t>
      </w:r>
      <w:r w:rsidR="001B7DC3">
        <w:rPr>
          <w:rFonts w:hint="eastAsia"/>
        </w:rPr>
        <w:lastRenderedPageBreak/>
        <w:t>编程语言中，</w:t>
      </w:r>
      <w:r w:rsidR="00A46440">
        <w:rPr>
          <w:rFonts w:hint="eastAsia"/>
        </w:rPr>
        <w:t>如何较好地对仿真程序进行封装，已经有较多的探讨。</w:t>
      </w:r>
    </w:p>
    <w:p w14:paraId="0CF67731" w14:textId="77777777" w:rsidR="00BA404F" w:rsidRDefault="002706F4" w:rsidP="00B12211">
      <w:pPr>
        <w:ind w:firstLine="480"/>
      </w:pPr>
      <w:r>
        <w:rPr>
          <w:rFonts w:hint="eastAsia"/>
        </w:rPr>
        <w:t>文献</w:t>
      </w:r>
      <w:r w:rsidR="00885D60">
        <w:fldChar w:fldCharType="begin"/>
      </w:r>
      <w:r w:rsidR="00C15D90">
        <w:instrText xml:space="preserve"> ADDIN NE.Ref.{A26F9D3A-B56C-44FD-9B0A-0175E1A3555A}</w:instrText>
      </w:r>
      <w:r w:rsidR="00885D60">
        <w:fldChar w:fldCharType="separate"/>
      </w:r>
      <w:r w:rsidR="00D70963">
        <w:rPr>
          <w:rFonts w:eastAsia="微软雅黑" w:cs="Times New Roman"/>
          <w:color w:val="080000"/>
          <w:szCs w:val="24"/>
          <w:vertAlign w:val="superscript"/>
        </w:rPr>
        <w:t>[19]</w:t>
      </w:r>
      <w:r w:rsidR="00885D60">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14:paraId="664745E6" w14:textId="77777777"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E81120">
        <w:rPr>
          <w:rFonts w:hint="eastAsia"/>
        </w:rPr>
        <w:t>对文件中数据包含的信息进行提取，并</w:t>
      </w:r>
      <w:r w:rsidR="00A85C47">
        <w:rPr>
          <w:rFonts w:hint="eastAsia"/>
        </w:rPr>
        <w:t>将</w:t>
      </w:r>
      <w:r w:rsidR="00E81120">
        <w:rPr>
          <w:rFonts w:hint="eastAsia"/>
        </w:rPr>
        <w:t>和</w:t>
      </w:r>
      <w:r w:rsidR="00A85C47">
        <w:rPr>
          <w:rFonts w:hint="eastAsia"/>
        </w:rPr>
        <w:t>绘制</w:t>
      </w:r>
      <w:r w:rsidR="00E81120">
        <w:rPr>
          <w:rFonts w:hint="eastAsia"/>
        </w:rPr>
        <w:t>有关</w:t>
      </w:r>
      <w:r w:rsidR="00A85C47">
        <w:rPr>
          <w:rFonts w:hint="eastAsia"/>
        </w:rPr>
        <w:t>的信息渲染到用户视图上，将</w:t>
      </w:r>
      <w:r w:rsidR="00E81120">
        <w:rPr>
          <w:rFonts w:hint="eastAsia"/>
        </w:rPr>
        <w:t>和</w:t>
      </w:r>
      <w:r w:rsidR="00A85C47">
        <w:rPr>
          <w:rFonts w:hint="eastAsia"/>
        </w:rPr>
        <w:t>仿真</w:t>
      </w:r>
      <w:r w:rsidR="00E81120">
        <w:rPr>
          <w:rFonts w:hint="eastAsia"/>
        </w:rPr>
        <w:t>有关</w:t>
      </w:r>
      <w:r w:rsidR="00A85C47">
        <w:rPr>
          <w:rFonts w:hint="eastAsia"/>
        </w:rPr>
        <w:t>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D04650">
        <w:rPr>
          <w:rFonts w:hint="eastAsia"/>
        </w:rPr>
        <w:t>节可以看出，采用这种数据结构及文件结合的方式记录模型，有利于模型的持久化</w:t>
      </w:r>
      <w:r w:rsidR="005032B3">
        <w:rPr>
          <w:rFonts w:hint="eastAsia"/>
        </w:rPr>
        <w:t>存储</w:t>
      </w:r>
      <w:r w:rsidR="00D04650">
        <w:rPr>
          <w:rFonts w:hint="eastAsia"/>
        </w:rPr>
        <w:t>和传输。</w:t>
      </w:r>
      <w:r w:rsidR="009C27E6">
        <w:rPr>
          <w:rFonts w:hint="eastAsia"/>
        </w:rPr>
        <w:t>综观第五章的迭代开发过程，采用这种</w:t>
      </w:r>
      <w:r w:rsidR="009C27E6">
        <w:rPr>
          <w:rFonts w:hint="eastAsia"/>
        </w:rPr>
        <w:t>.mdl</w:t>
      </w:r>
      <w:r w:rsidR="009C27E6">
        <w:rPr>
          <w:rFonts w:hint="eastAsia"/>
        </w:rPr>
        <w:t>文件或本文采用的方式，处理仿真模型，不是实现上的“偶然抉择”，而是重构的“必然结果”。</w:t>
      </w:r>
      <w:r w:rsidR="00DB3968">
        <w:rPr>
          <w:rFonts w:hint="eastAsia"/>
        </w:rPr>
        <w:t>文献</w:t>
      </w:r>
      <w:r w:rsidR="00885D60">
        <w:fldChar w:fldCharType="begin"/>
      </w:r>
      <w:r w:rsidR="00C15D90">
        <w:instrText xml:space="preserve"> ADDIN NE.Ref.{F90637F4-5364-46ED-83C5-6BA96107B55A}</w:instrText>
      </w:r>
      <w:r w:rsidR="00885D60">
        <w:fldChar w:fldCharType="separate"/>
      </w:r>
      <w:r w:rsidR="00D70963">
        <w:rPr>
          <w:rFonts w:eastAsia="微软雅黑" w:cs="Times New Roman"/>
          <w:color w:val="080000"/>
          <w:szCs w:val="24"/>
          <w:vertAlign w:val="superscript"/>
        </w:rPr>
        <w:t>[20]</w:t>
      </w:r>
      <w:r w:rsidR="00885D60">
        <w:fldChar w:fldCharType="end"/>
      </w:r>
      <w:r w:rsidR="00DB3968">
        <w:rPr>
          <w:rFonts w:hint="eastAsia"/>
        </w:rPr>
        <w:t>使用</w:t>
      </w:r>
      <w:r w:rsidR="00DB3968">
        <w:rPr>
          <w:rFonts w:hint="eastAsia"/>
        </w:rPr>
        <w:t>simulink</w:t>
      </w:r>
      <w:r w:rsidR="00DB3968">
        <w:rPr>
          <w:rFonts w:hint="eastAsia"/>
        </w:rPr>
        <w:t>实现了对水轮机组的模块化建模与仿真。</w:t>
      </w:r>
    </w:p>
    <w:p w14:paraId="5751841C" w14:textId="77777777" w:rsidR="00160B51" w:rsidRDefault="00160B51" w:rsidP="00160B51">
      <w:pPr>
        <w:ind w:firstLineChars="0" w:firstLine="0"/>
        <w:jc w:val="center"/>
      </w:pPr>
      <w:r>
        <w:rPr>
          <w:noProof/>
        </w:rPr>
        <w:drawing>
          <wp:inline distT="0" distB="0" distL="0" distR="0" wp14:anchorId="7C77DEDD" wp14:editId="1DADB4E8">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14:paraId="6D46142A" w14:textId="77777777"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14:paraId="348081F9" w14:textId="77777777"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5"/>
      </w:tblGrid>
      <w:tr w:rsidR="00160B51" w:rsidRPr="004561D6" w14:paraId="448CB9E4" w14:textId="77777777" w:rsidTr="00352E02">
        <w:trPr>
          <w:jc w:val="center"/>
        </w:trPr>
        <w:tc>
          <w:tcPr>
            <w:tcW w:w="0" w:type="auto"/>
          </w:tcPr>
          <w:p w14:paraId="41070AE5" w14:textId="77777777" w:rsidR="00160B51" w:rsidRPr="004561D6" w:rsidRDefault="00160B51" w:rsidP="00352E02">
            <w:pPr>
              <w:pStyle w:val="af1"/>
            </w:pPr>
            <w:r w:rsidRPr="004561D6">
              <w:t>Block {</w:t>
            </w:r>
          </w:p>
          <w:p w14:paraId="4639BA13" w14:textId="77777777"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14:paraId="2FA43E4D" w14:textId="77777777"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14:paraId="4AF6C9D1" w14:textId="77777777" w:rsidR="00160B51" w:rsidRPr="004561D6" w:rsidRDefault="00160B51" w:rsidP="00352E02">
            <w:pPr>
              <w:pStyle w:val="af1"/>
            </w:pPr>
            <w:r w:rsidRPr="004561D6">
              <w:t xml:space="preserve">      Position</w:t>
            </w:r>
            <w:r w:rsidRPr="004561D6">
              <w:tab/>
            </w:r>
            <w:r w:rsidRPr="004561D6">
              <w:tab/>
              <w:t xml:space="preserve">      [150, 100, 180, 130]</w:t>
            </w:r>
          </w:p>
          <w:p w14:paraId="78A93974" w14:textId="77777777" w:rsidR="00160B51" w:rsidRPr="004561D6" w:rsidRDefault="00160B51" w:rsidP="00352E02">
            <w:pPr>
              <w:pStyle w:val="af1"/>
            </w:pPr>
            <w:r w:rsidRPr="004561D6">
              <w:lastRenderedPageBreak/>
              <w:t xml:space="preserve">    }</w:t>
            </w:r>
          </w:p>
          <w:p w14:paraId="0F0E11E0" w14:textId="77777777" w:rsidR="00160B51" w:rsidRPr="004561D6" w:rsidRDefault="00160B51" w:rsidP="00352E02">
            <w:pPr>
              <w:pStyle w:val="af1"/>
            </w:pPr>
            <w:r w:rsidRPr="004561D6">
              <w:t xml:space="preserve">    Block {</w:t>
            </w:r>
          </w:p>
          <w:p w14:paraId="29D0863C" w14:textId="77777777"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14:paraId="3FBA66B1" w14:textId="77777777"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14:paraId="6D02654C" w14:textId="77777777"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14:paraId="0FF4FC04" w14:textId="77777777" w:rsidR="00160B51" w:rsidRPr="004561D6" w:rsidRDefault="00160B51" w:rsidP="00352E02">
            <w:pPr>
              <w:pStyle w:val="af1"/>
            </w:pPr>
            <w:r w:rsidRPr="004561D6">
              <w:t xml:space="preserve">      Position</w:t>
            </w:r>
            <w:r w:rsidRPr="004561D6">
              <w:tab/>
            </w:r>
            <w:r w:rsidRPr="004561D6">
              <w:tab/>
              <w:t xml:space="preserve">      [385, 99, 415, 131]</w:t>
            </w:r>
          </w:p>
          <w:p w14:paraId="4474CC0B" w14:textId="77777777" w:rsidR="00160B51" w:rsidRPr="004561D6" w:rsidRDefault="00160B51" w:rsidP="00352E02">
            <w:pPr>
              <w:pStyle w:val="af1"/>
            </w:pPr>
            <w:r w:rsidRPr="004561D6">
              <w:t xml:space="preserve">      NamePlacement</w:t>
            </w:r>
            <w:r w:rsidRPr="004561D6">
              <w:tab/>
              <w:t xml:space="preserve">      "alternate"</w:t>
            </w:r>
          </w:p>
          <w:p w14:paraId="4FC48A60" w14:textId="77777777" w:rsidR="00160B51" w:rsidRPr="004561D6" w:rsidRDefault="00160B51" w:rsidP="00352E02">
            <w:pPr>
              <w:pStyle w:val="af1"/>
            </w:pPr>
            <w:r w:rsidRPr="004561D6">
              <w:t xml:space="preserve">      Location</w:t>
            </w:r>
            <w:r w:rsidRPr="004561D6">
              <w:tab/>
            </w:r>
            <w:r w:rsidRPr="004561D6">
              <w:tab/>
              <w:t xml:space="preserve">      [270, 365, 594, 604]</w:t>
            </w:r>
          </w:p>
          <w:p w14:paraId="41FD708C" w14:textId="77777777" w:rsidR="00160B51" w:rsidRPr="004561D6" w:rsidRDefault="00160B51" w:rsidP="00352E02">
            <w:pPr>
              <w:pStyle w:val="af1"/>
            </w:pPr>
            <w:r w:rsidRPr="004561D6">
              <w:t xml:space="preserve">      Open</w:t>
            </w:r>
            <w:r w:rsidRPr="004561D6">
              <w:tab/>
            </w:r>
            <w:r w:rsidRPr="004561D6">
              <w:tab/>
              <w:t xml:space="preserve">      off</w:t>
            </w:r>
          </w:p>
          <w:p w14:paraId="32D38560" w14:textId="77777777" w:rsidR="00160B51" w:rsidRPr="004561D6" w:rsidRDefault="00160B51" w:rsidP="00352E02">
            <w:pPr>
              <w:pStyle w:val="af1"/>
            </w:pPr>
            <w:r w:rsidRPr="004561D6">
              <w:t xml:space="preserve">      NumInputPorts</w:t>
            </w:r>
            <w:r w:rsidRPr="004561D6">
              <w:tab/>
              <w:t xml:space="preserve">      "1"</w:t>
            </w:r>
          </w:p>
          <w:p w14:paraId="77B07788" w14:textId="77777777" w:rsidR="00160B51" w:rsidRPr="004561D6" w:rsidRDefault="00160B51" w:rsidP="00352E02">
            <w:pPr>
              <w:pStyle w:val="af1"/>
            </w:pPr>
            <w:r w:rsidRPr="004561D6">
              <w:t xml:space="preserve">      List {</w:t>
            </w:r>
          </w:p>
          <w:p w14:paraId="47E69D6F" w14:textId="77777777" w:rsidR="00160B51" w:rsidRPr="004561D6" w:rsidRDefault="00160B51" w:rsidP="00352E02">
            <w:pPr>
              <w:pStyle w:val="af1"/>
            </w:pPr>
            <w:r w:rsidRPr="004561D6">
              <w:tab/>
              <w:t>ListType</w:t>
            </w:r>
            <w:r w:rsidRPr="004561D6">
              <w:tab/>
            </w:r>
            <w:r w:rsidRPr="004561D6">
              <w:tab/>
              <w:t>AxesTitles</w:t>
            </w:r>
          </w:p>
          <w:p w14:paraId="75327D11" w14:textId="77777777" w:rsidR="00160B51" w:rsidRPr="004561D6" w:rsidRDefault="00160B51" w:rsidP="00352E02">
            <w:pPr>
              <w:pStyle w:val="af1"/>
            </w:pPr>
            <w:r w:rsidRPr="004561D6">
              <w:tab/>
              <w:t>axes1</w:t>
            </w:r>
            <w:r w:rsidRPr="004561D6">
              <w:tab/>
            </w:r>
            <w:r w:rsidRPr="004561D6">
              <w:tab/>
            </w:r>
            <w:r w:rsidRPr="004561D6">
              <w:tab/>
              <w:t>"%&lt;SignalLabel&gt;"</w:t>
            </w:r>
          </w:p>
          <w:p w14:paraId="2CF4FBE6" w14:textId="77777777" w:rsidR="00160B51" w:rsidRPr="004561D6" w:rsidRDefault="00160B51" w:rsidP="00352E02">
            <w:pPr>
              <w:pStyle w:val="af1"/>
            </w:pPr>
            <w:r w:rsidRPr="004561D6">
              <w:t xml:space="preserve">      }</w:t>
            </w:r>
          </w:p>
          <w:p w14:paraId="4D7070CF" w14:textId="77777777" w:rsidR="00160B51" w:rsidRPr="004561D6" w:rsidRDefault="00160B51" w:rsidP="00352E02">
            <w:pPr>
              <w:pStyle w:val="af1"/>
            </w:pPr>
            <w:r w:rsidRPr="004561D6">
              <w:t xml:space="preserve">      SaveToWorkspace</w:t>
            </w:r>
            <w:r w:rsidRPr="004561D6">
              <w:tab/>
              <w:t xml:space="preserve">      on</w:t>
            </w:r>
          </w:p>
          <w:p w14:paraId="6DA48F43" w14:textId="77777777" w:rsidR="00160B51" w:rsidRPr="004561D6" w:rsidRDefault="00160B51" w:rsidP="00352E02">
            <w:pPr>
              <w:pStyle w:val="af1"/>
            </w:pPr>
            <w:r w:rsidRPr="004561D6">
              <w:t xml:space="preserve">      SaveName</w:t>
            </w:r>
            <w:r w:rsidRPr="004561D6">
              <w:tab/>
            </w:r>
            <w:r w:rsidRPr="004561D6">
              <w:tab/>
              <w:t xml:space="preserve">      "inertia_out"</w:t>
            </w:r>
          </w:p>
          <w:p w14:paraId="5D18E3EA" w14:textId="77777777" w:rsidR="00160B51" w:rsidRPr="004561D6" w:rsidRDefault="00160B51" w:rsidP="00352E02">
            <w:pPr>
              <w:pStyle w:val="af1"/>
            </w:pPr>
            <w:r w:rsidRPr="004561D6">
              <w:t xml:space="preserve">      DataFormat</w:t>
            </w:r>
            <w:r w:rsidRPr="004561D6">
              <w:tab/>
              <w:t xml:space="preserve">      "Array"</w:t>
            </w:r>
          </w:p>
          <w:p w14:paraId="1EEC7B7A" w14:textId="77777777" w:rsidR="00160B51" w:rsidRPr="004561D6" w:rsidRDefault="00160B51" w:rsidP="00352E02">
            <w:pPr>
              <w:pStyle w:val="af1"/>
            </w:pPr>
            <w:r w:rsidRPr="004561D6">
              <w:t xml:space="preserve">      LimitDataPoints</w:t>
            </w:r>
            <w:r w:rsidRPr="004561D6">
              <w:tab/>
              <w:t xml:space="preserve">      off</w:t>
            </w:r>
          </w:p>
          <w:p w14:paraId="7149A746" w14:textId="77777777" w:rsidR="00160B51" w:rsidRPr="004561D6" w:rsidRDefault="00160B51" w:rsidP="00352E02">
            <w:pPr>
              <w:pStyle w:val="af1"/>
            </w:pPr>
            <w:r w:rsidRPr="004561D6">
              <w:t xml:space="preserve">    }</w:t>
            </w:r>
          </w:p>
          <w:p w14:paraId="31A30BDC" w14:textId="77777777" w:rsidR="00160B51" w:rsidRPr="004561D6" w:rsidRDefault="00160B51" w:rsidP="00352E02">
            <w:pPr>
              <w:pStyle w:val="af1"/>
            </w:pPr>
            <w:r w:rsidRPr="004561D6">
              <w:t xml:space="preserve">    Block {</w:t>
            </w:r>
          </w:p>
          <w:p w14:paraId="570AD242" w14:textId="77777777"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14:paraId="553117ED" w14:textId="77777777"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14:paraId="576FB2CB" w14:textId="77777777" w:rsidR="00160B51" w:rsidRPr="004561D6" w:rsidRDefault="00160B51" w:rsidP="00352E02">
            <w:pPr>
              <w:pStyle w:val="af1"/>
            </w:pPr>
            <w:r w:rsidRPr="004561D6">
              <w:t xml:space="preserve">      Ports</w:t>
            </w:r>
            <w:r w:rsidRPr="004561D6">
              <w:tab/>
            </w:r>
            <w:r w:rsidRPr="004561D6">
              <w:tab/>
              <w:t xml:space="preserve">      [2, 1]</w:t>
            </w:r>
          </w:p>
          <w:p w14:paraId="732AEB76" w14:textId="77777777" w:rsidR="00160B51" w:rsidRPr="004561D6" w:rsidRDefault="00160B51" w:rsidP="00352E02">
            <w:pPr>
              <w:pStyle w:val="af1"/>
            </w:pPr>
            <w:r w:rsidRPr="004561D6">
              <w:t xml:space="preserve">      Position</w:t>
            </w:r>
            <w:r w:rsidRPr="004561D6">
              <w:tab/>
            </w:r>
            <w:r w:rsidRPr="004561D6">
              <w:tab/>
              <w:t xml:space="preserve">      [215, 105, 235, 125]</w:t>
            </w:r>
          </w:p>
          <w:p w14:paraId="50980647" w14:textId="77777777" w:rsidR="00160B51" w:rsidRPr="004561D6" w:rsidRDefault="00160B51" w:rsidP="00352E02">
            <w:pPr>
              <w:pStyle w:val="af1"/>
            </w:pPr>
            <w:r w:rsidRPr="004561D6">
              <w:t xml:space="preserve">      ShowName</w:t>
            </w:r>
            <w:r w:rsidRPr="004561D6">
              <w:tab/>
            </w:r>
            <w:r w:rsidRPr="004561D6">
              <w:tab/>
              <w:t xml:space="preserve">      off</w:t>
            </w:r>
          </w:p>
          <w:p w14:paraId="7335A7BC" w14:textId="77777777" w:rsidR="00160B51" w:rsidRPr="004561D6" w:rsidRDefault="00160B51" w:rsidP="00352E02">
            <w:pPr>
              <w:pStyle w:val="af1"/>
            </w:pPr>
            <w:r w:rsidRPr="004561D6">
              <w:t xml:space="preserve">      IconShape</w:t>
            </w:r>
            <w:r w:rsidRPr="004561D6">
              <w:tab/>
            </w:r>
            <w:r w:rsidRPr="004561D6">
              <w:tab/>
              <w:t xml:space="preserve">      "round"</w:t>
            </w:r>
          </w:p>
          <w:p w14:paraId="6C70BE3F" w14:textId="77777777" w:rsidR="00160B51" w:rsidRPr="004561D6" w:rsidRDefault="00160B51" w:rsidP="00352E02">
            <w:pPr>
              <w:pStyle w:val="af1"/>
            </w:pPr>
            <w:r w:rsidRPr="004561D6">
              <w:t xml:space="preserve">      Inputs</w:t>
            </w:r>
            <w:r w:rsidRPr="004561D6">
              <w:tab/>
            </w:r>
            <w:r w:rsidRPr="004561D6">
              <w:tab/>
              <w:t xml:space="preserve">      "|+-"</w:t>
            </w:r>
          </w:p>
          <w:p w14:paraId="3C3F66E8" w14:textId="77777777" w:rsidR="00160B51" w:rsidRPr="004561D6" w:rsidRDefault="00160B51" w:rsidP="00352E02">
            <w:pPr>
              <w:pStyle w:val="af1"/>
            </w:pPr>
            <w:r w:rsidRPr="004561D6">
              <w:t xml:space="preserve">      InputSameDT</w:t>
            </w:r>
            <w:r w:rsidRPr="004561D6">
              <w:tab/>
              <w:t xml:space="preserve">      off</w:t>
            </w:r>
          </w:p>
          <w:p w14:paraId="675B9B09" w14:textId="77777777" w:rsidR="00160B51" w:rsidRPr="004561D6" w:rsidRDefault="00160B51" w:rsidP="00352E02">
            <w:pPr>
              <w:pStyle w:val="af1"/>
            </w:pPr>
            <w:r w:rsidRPr="004561D6">
              <w:t xml:space="preserve">      OutDataTypeMode</w:t>
            </w:r>
            <w:r w:rsidRPr="004561D6">
              <w:tab/>
              <w:t xml:space="preserve">      "Inherit via internal rule"</w:t>
            </w:r>
          </w:p>
          <w:p w14:paraId="4057906C" w14:textId="77777777" w:rsidR="00160B51" w:rsidRPr="004561D6" w:rsidRDefault="00160B51" w:rsidP="00352E02">
            <w:pPr>
              <w:pStyle w:val="af1"/>
            </w:pPr>
            <w:r w:rsidRPr="004561D6">
              <w:t xml:space="preserve">      SaturateOnIntegerOverflow</w:t>
            </w:r>
            <w:r w:rsidRPr="004561D6">
              <w:tab/>
              <w:t>off</w:t>
            </w:r>
          </w:p>
          <w:p w14:paraId="7A4C4524" w14:textId="77777777" w:rsidR="00160B51" w:rsidRPr="004561D6" w:rsidRDefault="00160B51" w:rsidP="00352E02">
            <w:pPr>
              <w:pStyle w:val="af1"/>
            </w:pPr>
            <w:r w:rsidRPr="004561D6">
              <w:t xml:space="preserve">    }</w:t>
            </w:r>
          </w:p>
          <w:p w14:paraId="5B0561F9" w14:textId="77777777" w:rsidR="00160B51" w:rsidRPr="004561D6" w:rsidRDefault="00160B51" w:rsidP="00352E02">
            <w:pPr>
              <w:pStyle w:val="af1"/>
            </w:pPr>
            <w:r w:rsidRPr="004561D6">
              <w:t xml:space="preserve">    Block {</w:t>
            </w:r>
          </w:p>
          <w:p w14:paraId="788C7CDF" w14:textId="77777777"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14:paraId="409F7B09" w14:textId="77777777"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14:paraId="413FE435" w14:textId="77777777" w:rsidR="00160B51" w:rsidRPr="004561D6" w:rsidRDefault="00160B51" w:rsidP="00352E02">
            <w:pPr>
              <w:pStyle w:val="af1"/>
            </w:pPr>
            <w:r w:rsidRPr="004561D6">
              <w:t xml:space="preserve">      Position</w:t>
            </w:r>
            <w:r w:rsidRPr="004561D6">
              <w:tab/>
            </w:r>
            <w:r w:rsidRPr="004561D6">
              <w:tab/>
              <w:t xml:space="preserve">      [260, 97, 320, 133]</w:t>
            </w:r>
          </w:p>
          <w:p w14:paraId="4B229A39" w14:textId="77777777" w:rsidR="00160B51" w:rsidRPr="004561D6" w:rsidRDefault="00160B51" w:rsidP="00352E02">
            <w:pPr>
              <w:pStyle w:val="af1"/>
            </w:pPr>
            <w:r w:rsidRPr="004561D6">
              <w:t xml:space="preserve">      Denominator</w:t>
            </w:r>
            <w:r w:rsidRPr="004561D6">
              <w:tab/>
              <w:t xml:space="preserve">      "[0.1 1]"</w:t>
            </w:r>
          </w:p>
          <w:p w14:paraId="098355CD" w14:textId="77777777" w:rsidR="00160B51" w:rsidRDefault="00160B51" w:rsidP="00352E02">
            <w:pPr>
              <w:pStyle w:val="af1"/>
            </w:pPr>
            <w:r w:rsidRPr="004561D6">
              <w:t>}</w:t>
            </w:r>
          </w:p>
          <w:p w14:paraId="0E7F4BD4" w14:textId="77777777" w:rsidR="00160B51" w:rsidRPr="00D8364C" w:rsidRDefault="00160B51" w:rsidP="00352E02">
            <w:pPr>
              <w:pStyle w:val="af1"/>
            </w:pPr>
          </w:p>
        </w:tc>
      </w:tr>
    </w:tbl>
    <w:p w14:paraId="65C42A4E" w14:textId="77777777"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885D60">
        <w:fldChar w:fldCharType="begin"/>
      </w:r>
      <w:r w:rsidR="00C15D90">
        <w:instrText xml:space="preserve"> ADDIN NE.Ref.{E19DA793-2DAF-4D37-AD97-5017188B6E86}</w:instrText>
      </w:r>
      <w:r w:rsidR="00885D60">
        <w:fldChar w:fldCharType="separate"/>
      </w:r>
      <w:r w:rsidR="00D70963">
        <w:rPr>
          <w:rFonts w:eastAsia="微软雅黑" w:cs="Times New Roman"/>
          <w:color w:val="080000"/>
          <w:szCs w:val="24"/>
          <w:vertAlign w:val="superscript"/>
        </w:rPr>
        <w:t>[21-23]</w:t>
      </w:r>
      <w:r w:rsidR="00885D60">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D04650">
        <w:rPr>
          <w:rFonts w:hint="eastAsia"/>
        </w:rPr>
        <w:t>本文并不打算基于这种方式来开发仿真程序。</w:t>
      </w:r>
    </w:p>
    <w:p w14:paraId="3197E14E" w14:textId="77777777"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核心的方式编写的程序，其启动速度与调用、返回结果的速度几乎到了无法忍受的程度。</w:t>
      </w:r>
    </w:p>
    <w:p w14:paraId="2AAB478D" w14:textId="77777777" w:rsidR="00FA3444" w:rsidRDefault="008738F4" w:rsidP="00B12211">
      <w:pPr>
        <w:ind w:firstLine="480"/>
      </w:pPr>
      <w:r>
        <w:rPr>
          <w:rFonts w:hint="eastAsia"/>
        </w:rPr>
        <w:lastRenderedPageBreak/>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14:paraId="07E4BA60" w14:textId="77777777"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885D60">
        <w:fldChar w:fldCharType="begin"/>
      </w:r>
      <w:r w:rsidR="00C15D90">
        <w:instrText xml:space="preserve"> ADDIN NE.Ref.{3B2E0A10-CD6A-465E-8F88-24B876FD5E13}</w:instrText>
      </w:r>
      <w:r w:rsidR="00885D60">
        <w:fldChar w:fldCharType="separate"/>
      </w:r>
      <w:r w:rsidR="00D70963">
        <w:rPr>
          <w:rFonts w:eastAsia="微软雅黑" w:cs="Times New Roman"/>
          <w:color w:val="080000"/>
          <w:szCs w:val="24"/>
          <w:vertAlign w:val="superscript"/>
        </w:rPr>
        <w:t>[24]</w:t>
      </w:r>
      <w:r w:rsidR="00885D60">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懂得仿真算法，但不明白如何运用到仿真之中。本文的其中一个目的就是揭示隐藏在仿真程序用户界面下的技术细节。</w:t>
      </w:r>
    </w:p>
    <w:p w14:paraId="6CCEB9A8" w14:textId="48A6D2DE" w:rsidR="00160B51" w:rsidRDefault="00160B51" w:rsidP="00B12211">
      <w:pPr>
        <w:ind w:firstLine="480"/>
      </w:pPr>
      <w:r>
        <w:rPr>
          <w:rFonts w:hint="eastAsia"/>
        </w:rPr>
        <w:t>综合上述</w:t>
      </w:r>
      <w:del w:id="1003" w:author="周建中" w:date="2017-05-08T17:12:00Z">
        <w:r w:rsidDel="00023A5E">
          <w:rPr>
            <w:rFonts w:hint="eastAsia"/>
          </w:rPr>
          <w:delText>考量</w:delText>
        </w:r>
      </w:del>
      <w:ins w:id="1004" w:author="周建中" w:date="2017-05-08T17:12:00Z">
        <w:r w:rsidR="00023A5E">
          <w:rPr>
            <w:rFonts w:hint="eastAsia"/>
          </w:rPr>
          <w:t>考虑</w:t>
        </w:r>
      </w:ins>
      <w:r>
        <w:rPr>
          <w:rFonts w:hint="eastAsia"/>
        </w:rPr>
        <w:t>，</w:t>
      </w:r>
      <w:r>
        <w:rPr>
          <w:rFonts w:hint="eastAsia"/>
        </w:rPr>
        <w:t>demo</w:t>
      </w:r>
      <w:r>
        <w:rPr>
          <w:rFonts w:hint="eastAsia"/>
        </w:rPr>
        <w:t>项目探索了如何使用面向对象的方法</w:t>
      </w:r>
      <w:r w:rsidR="00097352">
        <w:rPr>
          <w:rFonts w:hint="eastAsia"/>
        </w:rPr>
        <w:t>，从底层开始建立起一个支持可视化建模的仿真系统。</w:t>
      </w:r>
    </w:p>
    <w:p w14:paraId="51B5587E" w14:textId="77777777" w:rsidR="00160B51" w:rsidRDefault="00A411C6" w:rsidP="00160B51">
      <w:pPr>
        <w:pStyle w:val="2"/>
      </w:pPr>
      <w:bookmarkStart w:id="1005" w:name="_Toc482019017"/>
      <w:r>
        <w:rPr>
          <w:rFonts w:hint="eastAsia"/>
        </w:rPr>
        <w:t>4.4</w:t>
      </w:r>
      <w:r w:rsidR="00160B51">
        <w:rPr>
          <w:rFonts w:hint="eastAsia"/>
        </w:rPr>
        <w:t>仿真程序的约束</w:t>
      </w:r>
      <w:bookmarkEnd w:id="1005"/>
    </w:p>
    <w:p w14:paraId="3510BA5B" w14:textId="77777777"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14:paraId="5DCA1411" w14:textId="77777777"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14:paraId="2C70B64E" w14:textId="77777777"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Look w:val="04A0" w:firstRow="1" w:lastRow="0" w:firstColumn="1" w:lastColumn="0" w:noHBand="0" w:noVBand="1"/>
      </w:tblPr>
      <w:tblGrid>
        <w:gridCol w:w="2128"/>
        <w:gridCol w:w="2645"/>
        <w:gridCol w:w="2561"/>
      </w:tblGrid>
      <w:tr w:rsidR="009A0576" w14:paraId="1E43906D" w14:textId="77777777" w:rsidTr="00EF7E04">
        <w:trPr>
          <w:jc w:val="center"/>
        </w:trPr>
        <w:tc>
          <w:tcPr>
            <w:tcW w:w="2128" w:type="dxa"/>
            <w:vAlign w:val="center"/>
          </w:tcPr>
          <w:p w14:paraId="7B0E97EA" w14:textId="77777777" w:rsidR="009A0576" w:rsidRDefault="009A0576" w:rsidP="00EF7E04">
            <w:pPr>
              <w:pStyle w:val="ad"/>
              <w:jc w:val="center"/>
            </w:pPr>
            <w:r>
              <w:rPr>
                <w:rFonts w:hint="eastAsia"/>
              </w:rPr>
              <w:t>模块类型</w:t>
            </w:r>
          </w:p>
        </w:tc>
        <w:tc>
          <w:tcPr>
            <w:tcW w:w="2645" w:type="dxa"/>
            <w:vAlign w:val="center"/>
          </w:tcPr>
          <w:p w14:paraId="79E6D414" w14:textId="77777777" w:rsidR="009A0576" w:rsidRDefault="009A0576" w:rsidP="00EF7E04">
            <w:pPr>
              <w:pStyle w:val="ad"/>
              <w:jc w:val="center"/>
            </w:pPr>
            <w:r>
              <w:rPr>
                <w:rFonts w:hint="eastAsia"/>
              </w:rPr>
              <w:t>说明</w:t>
            </w:r>
          </w:p>
        </w:tc>
        <w:tc>
          <w:tcPr>
            <w:tcW w:w="2561" w:type="dxa"/>
            <w:vAlign w:val="center"/>
          </w:tcPr>
          <w:p w14:paraId="27630F02" w14:textId="77777777" w:rsidR="009A0576" w:rsidRDefault="009A0576" w:rsidP="00EF7E04">
            <w:pPr>
              <w:pStyle w:val="ad"/>
              <w:jc w:val="center"/>
            </w:pPr>
            <w:r>
              <w:rPr>
                <w:rFonts w:hint="eastAsia"/>
              </w:rPr>
              <w:t>举例</w:t>
            </w:r>
          </w:p>
        </w:tc>
      </w:tr>
      <w:tr w:rsidR="009A0576" w14:paraId="7247620E" w14:textId="77777777" w:rsidTr="00EF7E04">
        <w:trPr>
          <w:jc w:val="center"/>
        </w:trPr>
        <w:tc>
          <w:tcPr>
            <w:tcW w:w="2128" w:type="dxa"/>
            <w:vAlign w:val="center"/>
          </w:tcPr>
          <w:p w14:paraId="21087121" w14:textId="77777777"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14:paraId="5BE8B60F" w14:textId="77777777" w:rsidR="009A0576" w:rsidRDefault="009A0576" w:rsidP="00EF7E04">
            <w:pPr>
              <w:pStyle w:val="ad"/>
            </w:pPr>
            <w:r>
              <w:rPr>
                <w:rFonts w:hint="eastAsia"/>
              </w:rPr>
              <w:t>提供标准输入和随机输入的模块及接口</w:t>
            </w:r>
          </w:p>
        </w:tc>
        <w:tc>
          <w:tcPr>
            <w:tcW w:w="2561" w:type="dxa"/>
          </w:tcPr>
          <w:p w14:paraId="099D4AB3" w14:textId="77777777" w:rsidR="009A0576" w:rsidRPr="00647A86" w:rsidRDefault="009A0576" w:rsidP="00EF7E04">
            <w:pPr>
              <w:pStyle w:val="ad"/>
            </w:pPr>
            <w:r>
              <w:rPr>
                <w:rFonts w:hint="eastAsia"/>
              </w:rPr>
              <w:t>阶跃信号源，斜坡信号源</w:t>
            </w:r>
          </w:p>
        </w:tc>
      </w:tr>
      <w:tr w:rsidR="009A0576" w14:paraId="56442D48" w14:textId="77777777" w:rsidTr="00EF7E04">
        <w:trPr>
          <w:jc w:val="center"/>
        </w:trPr>
        <w:tc>
          <w:tcPr>
            <w:tcW w:w="2128" w:type="dxa"/>
            <w:vAlign w:val="center"/>
          </w:tcPr>
          <w:p w14:paraId="3789B9A8" w14:textId="77777777"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14:paraId="39A44490" w14:textId="77777777" w:rsidR="009A0576" w:rsidRDefault="009A0576" w:rsidP="00EF7E04">
            <w:pPr>
              <w:pStyle w:val="ad"/>
            </w:pPr>
            <w:r>
              <w:rPr>
                <w:rFonts w:hint="eastAsia"/>
              </w:rPr>
              <w:t>典型的控制模块</w:t>
            </w:r>
          </w:p>
        </w:tc>
        <w:tc>
          <w:tcPr>
            <w:tcW w:w="2561" w:type="dxa"/>
          </w:tcPr>
          <w:p w14:paraId="6DE71CAE" w14:textId="77777777" w:rsidR="009A0576" w:rsidRDefault="009A0576" w:rsidP="00EF7E04">
            <w:pPr>
              <w:pStyle w:val="ad"/>
            </w:pPr>
            <w:r>
              <w:rPr>
                <w:rFonts w:hint="eastAsia"/>
              </w:rPr>
              <w:t>积分环节，放大器，惯性环节，分式型传函</w:t>
            </w:r>
          </w:p>
        </w:tc>
      </w:tr>
      <w:tr w:rsidR="009A0576" w14:paraId="55107324" w14:textId="77777777" w:rsidTr="00EF7E04">
        <w:trPr>
          <w:jc w:val="center"/>
        </w:trPr>
        <w:tc>
          <w:tcPr>
            <w:tcW w:w="2128" w:type="dxa"/>
            <w:vAlign w:val="center"/>
          </w:tcPr>
          <w:p w14:paraId="1089F68E" w14:textId="77777777" w:rsidR="009A0576" w:rsidRDefault="009A0576" w:rsidP="00EF7E04">
            <w:pPr>
              <w:pStyle w:val="ad"/>
              <w:jc w:val="center"/>
            </w:pPr>
            <w:r>
              <w:rPr>
                <w:rFonts w:hint="eastAsia"/>
              </w:rPr>
              <w:t>非线性控制模块</w:t>
            </w:r>
          </w:p>
        </w:tc>
        <w:tc>
          <w:tcPr>
            <w:tcW w:w="2645" w:type="dxa"/>
          </w:tcPr>
          <w:p w14:paraId="17C45F6F" w14:textId="77777777" w:rsidR="009A0576" w:rsidRDefault="009A0576" w:rsidP="00EF7E04">
            <w:pPr>
              <w:pStyle w:val="ad"/>
            </w:pPr>
            <w:r>
              <w:rPr>
                <w:rFonts w:hint="eastAsia"/>
              </w:rPr>
              <w:t>典型的非线性环节</w:t>
            </w:r>
          </w:p>
        </w:tc>
        <w:tc>
          <w:tcPr>
            <w:tcW w:w="2561" w:type="dxa"/>
          </w:tcPr>
          <w:p w14:paraId="638DE17D" w14:textId="77777777" w:rsidR="009A0576" w:rsidRPr="00647A86" w:rsidRDefault="009A0576" w:rsidP="00EF7E04">
            <w:pPr>
              <w:pStyle w:val="ad"/>
            </w:pPr>
            <w:r>
              <w:rPr>
                <w:rFonts w:hint="eastAsia"/>
              </w:rPr>
              <w:t>迟滞环节，死区环节</w:t>
            </w:r>
          </w:p>
        </w:tc>
      </w:tr>
      <w:tr w:rsidR="009A0576" w14:paraId="699087EF" w14:textId="77777777" w:rsidTr="00EF7E04">
        <w:trPr>
          <w:jc w:val="center"/>
        </w:trPr>
        <w:tc>
          <w:tcPr>
            <w:tcW w:w="2128" w:type="dxa"/>
            <w:vAlign w:val="center"/>
          </w:tcPr>
          <w:p w14:paraId="731E1A25" w14:textId="77777777"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14:paraId="64DDF71F" w14:textId="77777777" w:rsidR="009A0576" w:rsidRPr="00647A86" w:rsidRDefault="009A0576" w:rsidP="00EF7E04">
            <w:pPr>
              <w:pStyle w:val="ad"/>
            </w:pPr>
            <w:r>
              <w:rPr>
                <w:rFonts w:hint="eastAsia"/>
              </w:rPr>
              <w:t>联结其他模块的模块</w:t>
            </w:r>
          </w:p>
        </w:tc>
        <w:tc>
          <w:tcPr>
            <w:tcW w:w="2561" w:type="dxa"/>
          </w:tcPr>
          <w:p w14:paraId="325E5FDE" w14:textId="77777777" w:rsidR="009A0576" w:rsidRDefault="009A0576" w:rsidP="00EF7E04">
            <w:pPr>
              <w:pStyle w:val="ad"/>
            </w:pPr>
            <w:r>
              <w:rPr>
                <w:rFonts w:hint="eastAsia"/>
              </w:rPr>
              <w:t>加法器，乘法器</w:t>
            </w:r>
          </w:p>
        </w:tc>
      </w:tr>
      <w:tr w:rsidR="009A0576" w14:paraId="52428FEC" w14:textId="77777777" w:rsidTr="00EF7E04">
        <w:trPr>
          <w:jc w:val="center"/>
        </w:trPr>
        <w:tc>
          <w:tcPr>
            <w:tcW w:w="2128" w:type="dxa"/>
            <w:vAlign w:val="center"/>
          </w:tcPr>
          <w:p w14:paraId="68BBD62E" w14:textId="77777777" w:rsidR="009A0576" w:rsidRDefault="009A0576" w:rsidP="00EF7E04">
            <w:pPr>
              <w:pStyle w:val="ad"/>
              <w:jc w:val="center"/>
            </w:pPr>
            <w:r>
              <w:rPr>
                <w:rFonts w:hint="eastAsia"/>
              </w:rPr>
              <w:t>记录模块</w:t>
            </w:r>
          </w:p>
        </w:tc>
        <w:tc>
          <w:tcPr>
            <w:tcW w:w="2645" w:type="dxa"/>
          </w:tcPr>
          <w:p w14:paraId="0914944E" w14:textId="77777777" w:rsidR="009A0576" w:rsidRDefault="009A0576" w:rsidP="00EF7E04">
            <w:pPr>
              <w:pStyle w:val="ad"/>
            </w:pPr>
            <w:r>
              <w:rPr>
                <w:rFonts w:hint="eastAsia"/>
              </w:rPr>
              <w:t>记录数据</w:t>
            </w:r>
          </w:p>
        </w:tc>
        <w:tc>
          <w:tcPr>
            <w:tcW w:w="2561" w:type="dxa"/>
          </w:tcPr>
          <w:p w14:paraId="758A35E5" w14:textId="77777777" w:rsidR="009A0576" w:rsidRDefault="009A0576" w:rsidP="00EF7E04">
            <w:pPr>
              <w:pStyle w:val="ad"/>
            </w:pPr>
            <w:r>
              <w:rPr>
                <w:rFonts w:hint="eastAsia"/>
              </w:rPr>
              <w:t>示波器</w:t>
            </w:r>
          </w:p>
        </w:tc>
      </w:tr>
      <w:tr w:rsidR="009A0576" w14:paraId="34915362" w14:textId="77777777" w:rsidTr="00EF7E04">
        <w:trPr>
          <w:jc w:val="center"/>
        </w:trPr>
        <w:tc>
          <w:tcPr>
            <w:tcW w:w="2128" w:type="dxa"/>
            <w:vAlign w:val="center"/>
          </w:tcPr>
          <w:p w14:paraId="5E9822C8" w14:textId="77777777" w:rsidR="009A0576" w:rsidRDefault="009A0576" w:rsidP="00EF7E04">
            <w:pPr>
              <w:pStyle w:val="ad"/>
              <w:jc w:val="center"/>
            </w:pPr>
            <w:r>
              <w:rPr>
                <w:rFonts w:hint="eastAsia"/>
              </w:rPr>
              <w:t>自定义模块</w:t>
            </w:r>
          </w:p>
        </w:tc>
        <w:tc>
          <w:tcPr>
            <w:tcW w:w="2645" w:type="dxa"/>
          </w:tcPr>
          <w:p w14:paraId="0D7B2887" w14:textId="77777777" w:rsidR="009A0576" w:rsidRDefault="009A0576" w:rsidP="00EF7E04">
            <w:pPr>
              <w:pStyle w:val="ad"/>
            </w:pPr>
            <w:r>
              <w:rPr>
                <w:rFonts w:hint="eastAsia"/>
              </w:rPr>
              <w:t>用户自定义模块的行为，输入和输出</w:t>
            </w:r>
          </w:p>
        </w:tc>
        <w:tc>
          <w:tcPr>
            <w:tcW w:w="2561" w:type="dxa"/>
          </w:tcPr>
          <w:p w14:paraId="48CE7CAA" w14:textId="77777777" w:rsidR="009A0576" w:rsidRPr="008B5C6A" w:rsidRDefault="009A0576" w:rsidP="00EF7E04">
            <w:pPr>
              <w:pStyle w:val="ad"/>
            </w:pPr>
          </w:p>
        </w:tc>
      </w:tr>
      <w:tr w:rsidR="009A0576" w14:paraId="67B0C876" w14:textId="77777777" w:rsidTr="00EF7E04">
        <w:trPr>
          <w:jc w:val="center"/>
        </w:trPr>
        <w:tc>
          <w:tcPr>
            <w:tcW w:w="2128" w:type="dxa"/>
            <w:vAlign w:val="center"/>
          </w:tcPr>
          <w:p w14:paraId="4638B755" w14:textId="77777777" w:rsidR="009A0576" w:rsidRDefault="009A0576" w:rsidP="00EF7E04">
            <w:pPr>
              <w:pStyle w:val="ad"/>
              <w:jc w:val="center"/>
            </w:pPr>
            <w:r>
              <w:rPr>
                <w:rFonts w:hint="eastAsia"/>
              </w:rPr>
              <w:t>开关模块</w:t>
            </w:r>
          </w:p>
        </w:tc>
        <w:tc>
          <w:tcPr>
            <w:tcW w:w="2645" w:type="dxa"/>
          </w:tcPr>
          <w:p w14:paraId="08DE24D4" w14:textId="77777777" w:rsidR="009A0576" w:rsidRDefault="009A0576" w:rsidP="00EF7E04">
            <w:pPr>
              <w:pStyle w:val="ad"/>
            </w:pPr>
            <w:r>
              <w:rPr>
                <w:rFonts w:hint="eastAsia"/>
              </w:rPr>
              <w:t>按时间对某模块的输入</w:t>
            </w:r>
            <w:r>
              <w:rPr>
                <w:rFonts w:hint="eastAsia"/>
              </w:rPr>
              <w:lastRenderedPageBreak/>
              <w:t>输出进行控制。</w:t>
            </w:r>
          </w:p>
        </w:tc>
        <w:tc>
          <w:tcPr>
            <w:tcW w:w="2561" w:type="dxa"/>
          </w:tcPr>
          <w:p w14:paraId="4D379089" w14:textId="77777777" w:rsidR="009A0576" w:rsidRPr="008B5C6A" w:rsidRDefault="009A0576" w:rsidP="00EF7E04">
            <w:pPr>
              <w:pStyle w:val="ad"/>
            </w:pPr>
            <w:r>
              <w:rPr>
                <w:rFonts w:hint="eastAsia"/>
              </w:rPr>
              <w:lastRenderedPageBreak/>
              <w:t>定时开启开关，定时</w:t>
            </w:r>
            <w:r>
              <w:rPr>
                <w:rFonts w:hint="eastAsia"/>
              </w:rPr>
              <w:lastRenderedPageBreak/>
              <w:t>关闭开关</w:t>
            </w:r>
          </w:p>
        </w:tc>
      </w:tr>
    </w:tbl>
    <w:p w14:paraId="040737E7" w14:textId="77777777" w:rsidR="00160B51" w:rsidRDefault="00160B51" w:rsidP="00160B51">
      <w:pPr>
        <w:ind w:firstLineChars="0" w:firstLine="0"/>
      </w:pPr>
    </w:p>
    <w:p w14:paraId="23F85503" w14:textId="77777777"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14:paraId="08E2217F" w14:textId="77777777"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14:paraId="662BAA99" w14:textId="77777777"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14:paraId="343CA8E4" w14:textId="77777777"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14:paraId="16280F98" w14:textId="77777777"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14:paraId="19EAE8C0" w14:textId="77777777" w:rsidR="00AB1E4A" w:rsidRPr="007949A5" w:rsidRDefault="00AB1E4A" w:rsidP="007949A5">
      <w:pPr>
        <w:pStyle w:val="2"/>
      </w:pPr>
      <w:bookmarkStart w:id="1006" w:name="_Toc482019018"/>
      <w:r w:rsidRPr="007949A5">
        <w:rPr>
          <w:rFonts w:hint="eastAsia"/>
        </w:rPr>
        <w:t>4.</w:t>
      </w:r>
      <w:r w:rsidR="001601AC">
        <w:rPr>
          <w:rFonts w:hint="eastAsia"/>
        </w:rPr>
        <w:t>5</w:t>
      </w:r>
      <w:r w:rsidRPr="007949A5">
        <w:rPr>
          <w:rFonts w:hint="eastAsia"/>
        </w:rPr>
        <w:t>水轮机调速系统模型</w:t>
      </w:r>
      <w:bookmarkEnd w:id="1006"/>
    </w:p>
    <w:p w14:paraId="63EFDFDF" w14:textId="77777777"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14:paraId="046C4ADA" w14:textId="77777777" w:rsidR="00CF1953" w:rsidRDefault="002300E0" w:rsidP="00F06FB4">
      <w:pPr>
        <w:pStyle w:val="af2"/>
      </w:pPr>
      <w:r>
        <w:object w:dxaOrig="9964" w:dyaOrig="1749" w14:anchorId="2C01DC0F">
          <v:shape id="_x0000_i1033" type="#_x0000_t75" style="width:437.05pt;height:77.85pt" o:ole="">
            <v:imagedata r:id="rId39" o:title=""/>
          </v:shape>
          <o:OLEObject Type="Embed" ProgID="Visio.Drawing.11" ShapeID="_x0000_i1033" DrawAspect="Content" ObjectID="_1555770766" r:id="rId40"/>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14:paraId="498042B2" w14:textId="77777777" w:rsidR="00D223F7" w:rsidRDefault="00D223F7" w:rsidP="00EA636B">
      <w:pPr>
        <w:ind w:firstLine="480"/>
      </w:pPr>
      <w:r>
        <w:rPr>
          <w:rFonts w:hint="eastAsia"/>
        </w:rPr>
        <w:t>文献</w:t>
      </w:r>
      <w:r w:rsidR="00885D60">
        <w:fldChar w:fldCharType="begin"/>
      </w:r>
      <w:r w:rsidR="00C15D90">
        <w:instrText xml:space="preserve"> ADDIN NE.Ref.{BBA75072-5252-441E-9FE3-62038438F296}</w:instrText>
      </w:r>
      <w:r w:rsidR="00885D60">
        <w:fldChar w:fldCharType="separate"/>
      </w:r>
      <w:r w:rsidR="00D70963">
        <w:rPr>
          <w:rFonts w:eastAsia="微软雅黑" w:cs="Times New Roman"/>
          <w:color w:val="080000"/>
          <w:szCs w:val="24"/>
          <w:vertAlign w:val="superscript"/>
        </w:rPr>
        <w:t>[25]</w:t>
      </w:r>
      <w:r w:rsidR="00885D60">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14:paraId="588B74AA" w14:textId="77777777" w:rsidR="00D223F7" w:rsidRPr="00D223F7" w:rsidRDefault="00D223F7" w:rsidP="00B02027">
      <w:pPr>
        <w:ind w:firstLine="480"/>
      </w:pPr>
      <w:r>
        <w:rPr>
          <w:rFonts w:hint="eastAsia"/>
        </w:rPr>
        <w:t>压力引水系统：</w:t>
      </w:r>
    </w:p>
    <w:p w14:paraId="79077AF7" w14:textId="77777777" w:rsidR="00B61910" w:rsidRDefault="0040034E" w:rsidP="00381A5A">
      <w:pPr>
        <w:ind w:firstLineChars="0" w:firstLine="0"/>
        <w:jc w:val="center"/>
      </w:pPr>
      <w:r>
        <w:object w:dxaOrig="2305" w:dyaOrig="557" w14:anchorId="5E63F2A1">
          <v:shape id="_x0000_i1034" type="#_x0000_t75" style="width:146.35pt;height:36.2pt" o:ole="">
            <v:imagedata r:id="rId41" o:title=""/>
          </v:shape>
          <o:OLEObject Type="Embed" ProgID="Visio.Drawing.11" ShapeID="_x0000_i1034" DrawAspect="Content" ObjectID="_1555770767" r:id="rId42"/>
        </w:object>
      </w:r>
    </w:p>
    <w:p w14:paraId="2F055470" w14:textId="77777777"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14:paraId="7A850627" w14:textId="77777777"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14:paraId="5C4A1295" w14:textId="77777777" w:rsidR="000345D9" w:rsidRDefault="008E5D16" w:rsidP="00381A5A">
      <w:pPr>
        <w:ind w:firstLineChars="0" w:firstLine="0"/>
        <w:jc w:val="center"/>
      </w:pPr>
      <w:r>
        <w:object w:dxaOrig="1957" w:dyaOrig="679" w14:anchorId="3B5FF9C2">
          <v:shape id="_x0000_i1035" type="#_x0000_t75" style="width:96.9pt;height:33.45pt" o:ole="">
            <v:imagedata r:id="rId43" o:title=""/>
          </v:shape>
          <o:OLEObject Type="Embed" ProgID="Visio.Drawing.11" ShapeID="_x0000_i1035" DrawAspect="Content" ObjectID="_1555770768" r:id="rId44"/>
        </w:object>
      </w:r>
    </w:p>
    <w:p w14:paraId="20B7C741" w14:textId="77777777"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14:paraId="4563DC62" w14:textId="77777777" w:rsidR="000345D9" w:rsidRDefault="00D223F7" w:rsidP="00B02027">
      <w:pPr>
        <w:ind w:firstLine="480"/>
      </w:pPr>
      <w:r>
        <w:rPr>
          <w:rFonts w:hint="eastAsia"/>
        </w:rPr>
        <w:t>引水系统及水轮机</w:t>
      </w:r>
      <w:r w:rsidR="00613066">
        <w:rPr>
          <w:rFonts w:hint="eastAsia"/>
        </w:rPr>
        <w:t>系统模型：</w:t>
      </w:r>
    </w:p>
    <w:p w14:paraId="230A784A" w14:textId="77777777" w:rsidR="00597887" w:rsidRDefault="00DA2342" w:rsidP="00381A5A">
      <w:pPr>
        <w:ind w:firstLineChars="0" w:firstLine="0"/>
        <w:jc w:val="center"/>
      </w:pPr>
      <w:r>
        <w:object w:dxaOrig="6225" w:dyaOrig="1548" w14:anchorId="6BFD5733">
          <v:shape id="_x0000_i1036" type="#_x0000_t75" style="width:311.75pt;height:77.85pt" o:ole="">
            <v:imagedata r:id="rId45" o:title=""/>
          </v:shape>
          <o:OLEObject Type="Embed" ProgID="Visio.Drawing.11" ShapeID="_x0000_i1036" DrawAspect="Content" ObjectID="_1555770769" r:id="rId46"/>
        </w:object>
      </w:r>
    </w:p>
    <w:p w14:paraId="63B57CCE" w14:textId="77777777"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14:paraId="4481E771" w14:textId="77777777"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14:paraId="4698B683" w14:textId="77777777" w:rsidR="000345D9" w:rsidRDefault="002300E0" w:rsidP="00381A5A">
      <w:pPr>
        <w:ind w:firstLineChars="0" w:firstLine="0"/>
        <w:jc w:val="center"/>
      </w:pPr>
      <w:r>
        <w:object w:dxaOrig="3091" w:dyaOrig="1153" w14:anchorId="7107238E">
          <v:shape id="_x0000_i1037" type="#_x0000_t75" style="width:154.9pt;height:58.4pt" o:ole="">
            <v:imagedata r:id="rId47" o:title=""/>
          </v:shape>
          <o:OLEObject Type="Embed" ProgID="Visio.Drawing.11" ShapeID="_x0000_i1037" DrawAspect="Content" ObjectID="_1555770770" r:id="rId48"/>
        </w:object>
      </w:r>
    </w:p>
    <w:p w14:paraId="6B9E9EF9" w14:textId="77777777"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14:paraId="3F459910" w14:textId="77777777"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14:paraId="6C0DD626" w14:textId="77777777" w:rsidR="00EB6242" w:rsidRDefault="00E937EE" w:rsidP="00F06FB4">
      <w:pPr>
        <w:pStyle w:val="af2"/>
      </w:pPr>
      <w:r>
        <w:object w:dxaOrig="9825" w:dyaOrig="3061" w14:anchorId="39EBEB4F">
          <v:shape id="_x0000_i1038" type="#_x0000_t75" style="width:426.95pt;height:132.3pt" o:ole="">
            <v:imagedata r:id="rId49" o:title=""/>
          </v:shape>
          <o:OLEObject Type="Embed" ProgID="Visio.Drawing.11" ShapeID="_x0000_i1038" DrawAspect="Content" ObjectID="_1555770771" r:id="rId50"/>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14:paraId="69DD59C0" w14:textId="77777777"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14:paraId="6BC914F5" w14:textId="77777777" w:rsidR="00853E56" w:rsidRPr="007949A5" w:rsidRDefault="008E5D16" w:rsidP="007949A5">
      <w:pPr>
        <w:pStyle w:val="2"/>
      </w:pPr>
      <w:bookmarkStart w:id="1007" w:name="_Toc48201901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1007"/>
    </w:p>
    <w:p w14:paraId="1C35DEA9" w14:textId="77777777"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14:paraId="59ABC359" w14:textId="77777777"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14:paraId="2D7211E3" w14:textId="77777777"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14:paraId="0C25022B" w14:textId="77777777"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14:paraId="02D0D0CA" w14:textId="77777777"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14:paraId="1FE68C75" w14:textId="77777777"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14:paraId="6AA72B63" w14:textId="77777777"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14:paraId="2A385F5D" w14:textId="77777777"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14:paraId="4FAF49ED" w14:textId="77777777"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14:paraId="12B3EC75" w14:textId="77777777"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14:paraId="1B82F270" w14:textId="77777777" w:rsidR="00A513F2" w:rsidRDefault="00A513F2" w:rsidP="008C3399">
      <w:pPr>
        <w:snapToGrid/>
        <w:spacing w:line="220" w:lineRule="atLeast"/>
        <w:ind w:firstLine="480"/>
      </w:pPr>
      <w:r>
        <w:br w:type="page"/>
      </w:r>
    </w:p>
    <w:p w14:paraId="099B736E" w14:textId="77777777" w:rsidR="00081517" w:rsidRPr="001D3CCD" w:rsidRDefault="00507ED2" w:rsidP="001D3CCD">
      <w:pPr>
        <w:pStyle w:val="1"/>
      </w:pPr>
      <w:bookmarkStart w:id="1008" w:name="_Toc48201902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1008"/>
    </w:p>
    <w:p w14:paraId="2BA7F40A" w14:textId="77777777"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14:paraId="6549FC7F" w14:textId="77777777" w:rsidR="00695D00" w:rsidRPr="007949A5" w:rsidRDefault="00695D00" w:rsidP="007949A5">
      <w:pPr>
        <w:pStyle w:val="2"/>
      </w:pPr>
      <w:bookmarkStart w:id="1009" w:name="_Toc482019021"/>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1009"/>
    </w:p>
    <w:p w14:paraId="62687E4F" w14:textId="77777777"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3279"/>
      </w:tblGrid>
      <w:tr w:rsidR="005A302D" w14:paraId="042CFDB1" w14:textId="77777777" w:rsidTr="002B7074">
        <w:trPr>
          <w:jc w:val="center"/>
        </w:trPr>
        <w:tc>
          <w:tcPr>
            <w:tcW w:w="2795" w:type="dxa"/>
            <w:vAlign w:val="center"/>
          </w:tcPr>
          <w:p w14:paraId="5DC2854C" w14:textId="77777777" w:rsidR="005A302D" w:rsidRDefault="005A302D" w:rsidP="00EF7E04">
            <w:pPr>
              <w:ind w:firstLineChars="0" w:firstLine="0"/>
              <w:jc w:val="center"/>
            </w:pPr>
            <w:r>
              <w:object w:dxaOrig="2245" w:dyaOrig="694" w14:anchorId="2AAEFEC2">
                <v:shape id="_x0000_i1039" type="#_x0000_t75" style="width:112.85pt;height:35.8pt" o:ole="">
                  <v:imagedata r:id="rId51" o:title=""/>
                </v:shape>
                <o:OLEObject Type="Embed" ProgID="Visio.Drawing.11" ShapeID="_x0000_i1039" DrawAspect="Content" ObjectID="_1555770772" r:id="rId52"/>
              </w:object>
            </w:r>
          </w:p>
        </w:tc>
        <w:tc>
          <w:tcPr>
            <w:tcW w:w="3162" w:type="dxa"/>
            <w:vAlign w:val="center"/>
          </w:tcPr>
          <w:p w14:paraId="0A80A455" w14:textId="77777777" w:rsidR="005A302D" w:rsidRDefault="002B7074" w:rsidP="00EF7E04">
            <w:pPr>
              <w:ind w:firstLineChars="0" w:firstLine="0"/>
              <w:jc w:val="center"/>
            </w:pPr>
            <w:r>
              <w:object w:dxaOrig="3532" w:dyaOrig="3201" w14:anchorId="16700FC7">
                <v:shape id="_x0000_i1040" type="#_x0000_t75" style="width:152.95pt;height:138.15pt" o:ole="">
                  <v:imagedata r:id="rId53" o:title=""/>
                </v:shape>
                <o:OLEObject Type="Embed" ProgID="Visio.Drawing.11" ShapeID="_x0000_i1040" DrawAspect="Content" ObjectID="_1555770773" r:id="rId54"/>
              </w:object>
            </w:r>
          </w:p>
        </w:tc>
      </w:tr>
      <w:tr w:rsidR="005A302D" w14:paraId="4BEE8755" w14:textId="77777777" w:rsidTr="002B7074">
        <w:trPr>
          <w:jc w:val="center"/>
        </w:trPr>
        <w:tc>
          <w:tcPr>
            <w:tcW w:w="2795" w:type="dxa"/>
          </w:tcPr>
          <w:p w14:paraId="4D0D143D" w14:textId="77777777"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14:paraId="09CE570F" w14:textId="77777777"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14:paraId="18CA9A27" w14:textId="77777777" w:rsidR="005A302D" w:rsidRDefault="005A302D" w:rsidP="008C3399">
      <w:pPr>
        <w:ind w:firstLine="480"/>
      </w:pPr>
    </w:p>
    <w:p w14:paraId="2F888E94" w14:textId="77777777"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14:paraId="24D29763" w14:textId="77777777"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14:paraId="3E067FB7" w14:textId="77777777"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14:paraId="1A5E65A7" w14:textId="77777777"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tblGrid>
      <w:tr w:rsidR="000726DB" w:rsidRPr="00D92D43" w14:paraId="04AC27D6" w14:textId="77777777" w:rsidTr="000726DB">
        <w:trPr>
          <w:jc w:val="center"/>
        </w:trPr>
        <w:tc>
          <w:tcPr>
            <w:tcW w:w="5778" w:type="dxa"/>
          </w:tcPr>
          <w:p w14:paraId="326E66CD" w14:textId="77777777" w:rsidR="00AB47FF" w:rsidRPr="00AB47FF" w:rsidRDefault="00AB47FF" w:rsidP="002D133A">
            <w:pPr>
              <w:pStyle w:val="af1"/>
            </w:pPr>
            <w:r w:rsidRPr="00AB47FF">
              <w:t>def start=System.currentTimeMillis()</w:t>
            </w:r>
          </w:p>
          <w:p w14:paraId="506A839D" w14:textId="77777777" w:rsidR="00AB47FF" w:rsidRPr="00AB47FF" w:rsidRDefault="00AB47FF" w:rsidP="002D133A">
            <w:pPr>
              <w:pStyle w:val="af1"/>
            </w:pPr>
          </w:p>
          <w:p w14:paraId="21480045" w14:textId="77777777"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14:paraId="623F0F90" w14:textId="77777777" w:rsidR="00AB47FF" w:rsidRPr="00AB47FF" w:rsidRDefault="00AB47FF" w:rsidP="002D133A">
            <w:pPr>
              <w:pStyle w:val="af1"/>
            </w:pPr>
            <w:r w:rsidRPr="00AB47FF">
              <w:t>def totalTime=10 //seconds</w:t>
            </w:r>
          </w:p>
          <w:p w14:paraId="2844DF81" w14:textId="77777777" w:rsidR="00AB47FF" w:rsidRPr="00AB47FF" w:rsidRDefault="00AB47FF" w:rsidP="002D133A">
            <w:pPr>
              <w:pStyle w:val="af1"/>
            </w:pPr>
            <w:r w:rsidRPr="00AB47FF">
              <w:t>def e=Math.E;</w:t>
            </w:r>
          </w:p>
          <w:p w14:paraId="753F29AF" w14:textId="77777777" w:rsidR="00AB47FF" w:rsidRPr="00AB47FF" w:rsidRDefault="00AB47FF" w:rsidP="002D133A">
            <w:pPr>
              <w:pStyle w:val="af1"/>
            </w:pPr>
          </w:p>
          <w:p w14:paraId="132F05E7" w14:textId="77777777" w:rsidR="00AB47FF" w:rsidRPr="00AB47FF" w:rsidRDefault="00AB47FF" w:rsidP="002D133A">
            <w:pPr>
              <w:pStyle w:val="af1"/>
            </w:pPr>
            <w:r w:rsidRPr="00AB47FF">
              <w:t>def n=totalTime/dt</w:t>
            </w:r>
          </w:p>
          <w:p w14:paraId="0E0234FB" w14:textId="77777777" w:rsidR="00AB47FF" w:rsidRPr="00AB47FF" w:rsidRDefault="00AB47FF" w:rsidP="002D133A">
            <w:pPr>
              <w:pStyle w:val="af1"/>
            </w:pPr>
          </w:p>
          <w:p w14:paraId="05B72E4B" w14:textId="77777777" w:rsidR="00AB47FF" w:rsidRPr="00AB47FF" w:rsidRDefault="00AB47FF" w:rsidP="002D133A">
            <w:pPr>
              <w:pStyle w:val="af1"/>
            </w:pPr>
            <w:r w:rsidRPr="00AB47FF">
              <w:rPr>
                <w:rFonts w:hint="eastAsia"/>
              </w:rPr>
              <w:t>def time=[] //</w:t>
            </w:r>
            <w:r w:rsidRPr="00AB47FF">
              <w:rPr>
                <w:rFonts w:hint="eastAsia"/>
              </w:rPr>
              <w:t>仿真时间</w:t>
            </w:r>
          </w:p>
          <w:p w14:paraId="5F77B40F" w14:textId="77777777"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14:paraId="0E4381DD" w14:textId="77777777" w:rsidR="00AB47FF" w:rsidRPr="00AB47FF" w:rsidRDefault="00AB47FF" w:rsidP="002D133A">
            <w:pPr>
              <w:pStyle w:val="af1"/>
            </w:pPr>
            <w:r w:rsidRPr="00AB47FF">
              <w:t>(0..&lt;n).each{k-&gt;</w:t>
            </w:r>
          </w:p>
          <w:p w14:paraId="4ED9A9AA" w14:textId="77777777" w:rsidR="00AB47FF" w:rsidRPr="00AB47FF" w:rsidRDefault="00AB47FF" w:rsidP="002D133A">
            <w:pPr>
              <w:pStyle w:val="af1"/>
            </w:pPr>
            <w:r w:rsidRPr="00AB47FF">
              <w:tab/>
              <w:t>time+=k*dt</w:t>
            </w:r>
          </w:p>
          <w:p w14:paraId="0F4EC94F" w14:textId="77777777" w:rsidR="00AB47FF" w:rsidRPr="00AB47FF" w:rsidRDefault="00AB47FF" w:rsidP="002D133A">
            <w:pPr>
              <w:pStyle w:val="af1"/>
            </w:pPr>
            <w:r w:rsidRPr="00AB47FF">
              <w:tab/>
              <w:t>u+=1.0</w:t>
            </w:r>
          </w:p>
          <w:p w14:paraId="5C8D9A6A" w14:textId="77777777" w:rsidR="00AB47FF" w:rsidRPr="00AB47FF" w:rsidRDefault="00AB47FF" w:rsidP="002D133A">
            <w:pPr>
              <w:pStyle w:val="af1"/>
            </w:pPr>
            <w:r w:rsidRPr="00AB47FF">
              <w:t>}</w:t>
            </w:r>
          </w:p>
          <w:p w14:paraId="3F69AF9F" w14:textId="77777777" w:rsidR="00AB47FF" w:rsidRPr="00AB47FF" w:rsidRDefault="00AB47FF" w:rsidP="002D133A">
            <w:pPr>
              <w:pStyle w:val="af1"/>
            </w:pPr>
          </w:p>
          <w:p w14:paraId="54833BCE" w14:textId="77777777"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14:paraId="499A2DE5" w14:textId="77777777" w:rsidR="00AB47FF" w:rsidRPr="00AB47FF" w:rsidRDefault="00AB47FF" w:rsidP="002D133A">
            <w:pPr>
              <w:pStyle w:val="af1"/>
            </w:pPr>
            <w:r w:rsidRPr="00AB47FF">
              <w:t>def T=0.1</w:t>
            </w:r>
          </w:p>
          <w:p w14:paraId="3ADF7EC9" w14:textId="77777777" w:rsidR="00AB47FF" w:rsidRPr="00AB47FF" w:rsidRDefault="00AB47FF" w:rsidP="002D133A">
            <w:pPr>
              <w:pStyle w:val="af1"/>
            </w:pPr>
            <w:r w:rsidRPr="00AB47FF">
              <w:t>def out=[]</w:t>
            </w:r>
          </w:p>
          <w:p w14:paraId="2B0FC1A2" w14:textId="77777777" w:rsidR="00AB47FF" w:rsidRPr="00AB47FF" w:rsidRDefault="00AB47FF" w:rsidP="002D133A">
            <w:pPr>
              <w:pStyle w:val="af1"/>
            </w:pPr>
            <w:r w:rsidRPr="00AB47FF">
              <w:t>out[0]=0</w:t>
            </w:r>
          </w:p>
          <w:p w14:paraId="16842AD0" w14:textId="77777777" w:rsidR="00AB47FF" w:rsidRPr="00AB47FF" w:rsidRDefault="00AB47FF" w:rsidP="002D133A">
            <w:pPr>
              <w:pStyle w:val="af1"/>
            </w:pPr>
          </w:p>
          <w:p w14:paraId="676B2190" w14:textId="77777777" w:rsidR="00AB47FF" w:rsidRPr="00AB47FF" w:rsidRDefault="00AB47FF" w:rsidP="002D133A">
            <w:pPr>
              <w:pStyle w:val="af1"/>
            </w:pPr>
            <w:r w:rsidRPr="00AB47FF">
              <w:t>def c1=e**(-dt/T)</w:t>
            </w:r>
          </w:p>
          <w:p w14:paraId="13F36D67" w14:textId="77777777" w:rsidR="00AB47FF" w:rsidRPr="00AB47FF" w:rsidRDefault="00AB47FF" w:rsidP="002D133A">
            <w:pPr>
              <w:pStyle w:val="af1"/>
            </w:pPr>
            <w:r w:rsidRPr="00AB47FF">
              <w:t>def c2=K*(1-e**(-dt/T))</w:t>
            </w:r>
          </w:p>
          <w:p w14:paraId="7CB8C4F5" w14:textId="77777777" w:rsidR="00AB47FF" w:rsidRPr="00AB47FF" w:rsidRDefault="00AB47FF" w:rsidP="002D133A">
            <w:pPr>
              <w:pStyle w:val="af1"/>
            </w:pPr>
            <w:r w:rsidRPr="00AB47FF">
              <w:t>(1..&lt;n).each{k-&gt;</w:t>
            </w:r>
          </w:p>
          <w:p w14:paraId="5768E237" w14:textId="77777777" w:rsidR="00AB47FF" w:rsidRPr="00AB47FF" w:rsidRDefault="00AB47FF" w:rsidP="002D133A">
            <w:pPr>
              <w:pStyle w:val="af1"/>
            </w:pPr>
            <w:r w:rsidRPr="00AB47FF">
              <w:rPr>
                <w:rFonts w:hint="eastAsia"/>
              </w:rPr>
              <w:tab/>
              <w:t>//</w:t>
            </w:r>
            <w:r w:rsidRPr="00AB47FF">
              <w:rPr>
                <w:rFonts w:hint="eastAsia"/>
              </w:rPr>
              <w:t>迭代</w:t>
            </w:r>
          </w:p>
          <w:p w14:paraId="6DBB3184" w14:textId="77777777" w:rsidR="00AB47FF" w:rsidRPr="00AB47FF" w:rsidRDefault="00AB47FF" w:rsidP="002D133A">
            <w:pPr>
              <w:pStyle w:val="af1"/>
            </w:pPr>
            <w:r w:rsidRPr="00AB47FF">
              <w:tab/>
              <w:t>double d= c1*out[k-1]+c2*u[k]</w:t>
            </w:r>
          </w:p>
          <w:p w14:paraId="4167977A" w14:textId="77777777" w:rsidR="00AB47FF" w:rsidRPr="00AB47FF" w:rsidRDefault="00AB47FF" w:rsidP="002D133A">
            <w:pPr>
              <w:pStyle w:val="af1"/>
            </w:pPr>
            <w:r w:rsidRPr="00AB47FF">
              <w:tab/>
              <w:t>out+=d</w:t>
            </w:r>
          </w:p>
          <w:p w14:paraId="3E2B0D58" w14:textId="77777777" w:rsidR="00AB47FF" w:rsidRPr="00AB47FF" w:rsidRDefault="00AB47FF" w:rsidP="002D133A">
            <w:pPr>
              <w:pStyle w:val="af1"/>
            </w:pPr>
            <w:r w:rsidRPr="00AB47FF">
              <w:t>}</w:t>
            </w:r>
          </w:p>
          <w:p w14:paraId="14ABC3A3" w14:textId="77777777" w:rsidR="00AB47FF" w:rsidRPr="00AB47FF" w:rsidRDefault="00AB47FF" w:rsidP="002D133A">
            <w:pPr>
              <w:pStyle w:val="af1"/>
            </w:pPr>
          </w:p>
          <w:p w14:paraId="1C7CEF73" w14:textId="77777777" w:rsidR="00AB47FF" w:rsidRPr="00AB47FF" w:rsidRDefault="00AB47FF" w:rsidP="002D133A">
            <w:pPr>
              <w:pStyle w:val="af1"/>
            </w:pPr>
            <w:r w:rsidRPr="00AB47FF">
              <w:t>def end=System.currentTimeMillis()</w:t>
            </w:r>
          </w:p>
          <w:p w14:paraId="7FFAE132" w14:textId="77777777" w:rsidR="00AB47FF" w:rsidRPr="00AB47FF" w:rsidRDefault="00AB47FF" w:rsidP="002D133A">
            <w:pPr>
              <w:pStyle w:val="af1"/>
            </w:pPr>
            <w:r w:rsidRPr="00AB47FF">
              <w:t>println "it costs ${end-start} ms"</w:t>
            </w:r>
          </w:p>
          <w:p w14:paraId="569E33DF" w14:textId="77777777" w:rsidR="00AB47FF" w:rsidRPr="00AB47FF" w:rsidRDefault="00AB47FF" w:rsidP="002D133A">
            <w:pPr>
              <w:pStyle w:val="af1"/>
            </w:pPr>
          </w:p>
          <w:p w14:paraId="0E38E3D5" w14:textId="77777777"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14:paraId="3789127C" w14:textId="77777777"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14:paraId="2096EA0D" w14:textId="77777777" w:rsidR="00AB47FF" w:rsidRPr="00AB47FF" w:rsidRDefault="00AB47FF" w:rsidP="002D133A">
            <w:pPr>
              <w:pStyle w:val="af1"/>
            </w:pPr>
            <w:r w:rsidRPr="00AB47FF">
              <w:t>(0..&lt;n).each{k-&gt;</w:t>
            </w:r>
          </w:p>
          <w:p w14:paraId="589DC7BE" w14:textId="77777777" w:rsidR="00AB47FF" w:rsidRPr="00AB47FF" w:rsidRDefault="00AB47FF" w:rsidP="002D133A">
            <w:pPr>
              <w:pStyle w:val="af1"/>
            </w:pPr>
            <w:r w:rsidRPr="00AB47FF">
              <w:tab/>
              <w:t>pw.println("${time[k]} ${out[k]}")</w:t>
            </w:r>
          </w:p>
          <w:p w14:paraId="3804A7C1" w14:textId="77777777" w:rsidR="00AB47FF" w:rsidRPr="00AB47FF" w:rsidRDefault="00AB47FF" w:rsidP="002D133A">
            <w:pPr>
              <w:pStyle w:val="af1"/>
            </w:pPr>
            <w:r w:rsidRPr="00AB47FF">
              <w:t>}</w:t>
            </w:r>
          </w:p>
          <w:p w14:paraId="25A467E3" w14:textId="77777777" w:rsidR="00AB47FF" w:rsidRPr="00AB47FF" w:rsidRDefault="00AB47FF" w:rsidP="002D133A">
            <w:pPr>
              <w:pStyle w:val="af1"/>
            </w:pPr>
            <w:r w:rsidRPr="00AB47FF">
              <w:t>pw.flush()</w:t>
            </w:r>
          </w:p>
          <w:p w14:paraId="2F3241F6" w14:textId="77777777" w:rsidR="000726DB" w:rsidRDefault="00AB47FF" w:rsidP="002D133A">
            <w:pPr>
              <w:pStyle w:val="af1"/>
            </w:pPr>
            <w:r w:rsidRPr="00AB47FF">
              <w:t>pw.close()</w:t>
            </w:r>
          </w:p>
          <w:p w14:paraId="361953AF" w14:textId="77777777" w:rsidR="00761EA0" w:rsidRPr="00D92D43" w:rsidRDefault="00761EA0" w:rsidP="002D133A">
            <w:pPr>
              <w:pStyle w:val="af1"/>
            </w:pPr>
          </w:p>
        </w:tc>
      </w:tr>
    </w:tbl>
    <w:p w14:paraId="5B80E640" w14:textId="77777777"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14:paraId="7B0E1736" w14:textId="77777777" w:rsidR="008E00E2" w:rsidRDefault="008214F0" w:rsidP="00381A5A">
      <w:pPr>
        <w:ind w:firstLineChars="0" w:firstLine="0"/>
        <w:jc w:val="center"/>
      </w:pPr>
      <w:r>
        <w:rPr>
          <w:noProof/>
        </w:rPr>
        <w:lastRenderedPageBreak/>
        <w:drawing>
          <wp:inline distT="0" distB="0" distL="0" distR="0" wp14:anchorId="6419FAB7" wp14:editId="53B42BE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14:paraId="669D7D62" w14:textId="77777777"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14:paraId="42E001BA" w14:textId="77777777"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14:paraId="26AF1058" w14:textId="77777777" w:rsidR="008E5D16" w:rsidRDefault="007E192D" w:rsidP="00381A5A">
      <w:pPr>
        <w:ind w:firstLineChars="0" w:firstLine="0"/>
        <w:jc w:val="center"/>
      </w:pPr>
      <w:r>
        <w:rPr>
          <w:noProof/>
        </w:rPr>
        <w:drawing>
          <wp:inline distT="0" distB="0" distL="0" distR="0" wp14:anchorId="420411B5" wp14:editId="312824B9">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14:paraId="2512B64B" w14:textId="77777777"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14:paraId="59E8292C" w14:textId="77777777"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14:paraId="3A80533A" w14:textId="77777777" w:rsidR="00A76635" w:rsidRDefault="007E192D" w:rsidP="00381A5A">
      <w:pPr>
        <w:ind w:firstLineChars="0" w:firstLine="0"/>
        <w:jc w:val="center"/>
      </w:pPr>
      <w:r>
        <w:rPr>
          <w:noProof/>
        </w:rPr>
        <w:drawing>
          <wp:inline distT="0" distB="0" distL="0" distR="0" wp14:anchorId="6C158A1F" wp14:editId="1160BAF4">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14:paraId="6805B488" w14:textId="77777777"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14:paraId="3DEBA4CA" w14:textId="77777777"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14:paraId="141DBBFE" w14:textId="77777777" w:rsidR="00F95C65" w:rsidRDefault="00F95C65" w:rsidP="00023A5E">
      <w:pPr>
        <w:ind w:firstLineChars="0" w:firstLine="0"/>
        <w:jc w:val="center"/>
        <w:pPrChange w:id="1010" w:author="周建中" w:date="2017-05-08T17:13:00Z">
          <w:pPr>
            <w:ind w:firstLineChars="0" w:firstLine="0"/>
          </w:pPr>
        </w:pPrChange>
      </w:pPr>
      <w:r>
        <w:rPr>
          <w:rFonts w:hint="eastAsia"/>
          <w:noProof/>
        </w:rPr>
        <w:drawing>
          <wp:inline distT="0" distB="0" distL="0" distR="0" wp14:anchorId="46F0E780" wp14:editId="22EDF092">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14:paraId="53C1B43F" w14:textId="77777777"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14:paraId="492CBED6" w14:textId="77777777"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14:paraId="54A1EB70" w14:textId="77777777"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C10D6A" w:rsidRPr="00BA4595" w14:paraId="7C36999D" w14:textId="77777777" w:rsidTr="00BA4595">
        <w:trPr>
          <w:jc w:val="center"/>
        </w:trPr>
        <w:tc>
          <w:tcPr>
            <w:tcW w:w="7763" w:type="dxa"/>
          </w:tcPr>
          <w:p w14:paraId="62D1FD67" w14:textId="77777777" w:rsidR="00C10D6A" w:rsidRPr="00BA4595" w:rsidRDefault="00C10D6A" w:rsidP="002D133A">
            <w:pPr>
              <w:pStyle w:val="af1"/>
            </w:pPr>
            <w:r w:rsidRPr="00BA4595">
              <w:t>function compare(a)</w:t>
            </w:r>
          </w:p>
          <w:p w14:paraId="2CF350D4" w14:textId="77777777"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14:paraId="0D70AAE3" w14:textId="77777777" w:rsidR="00C10D6A" w:rsidRPr="00BA4595" w:rsidRDefault="00240B3D" w:rsidP="002D133A">
            <w:pPr>
              <w:pStyle w:val="af1"/>
            </w:pPr>
            <w:r>
              <w:rPr>
                <w:rFonts w:hint="eastAsia"/>
              </w:rPr>
              <w:t xml:space="preserve">  </w:t>
            </w:r>
            <w:r w:rsidR="00C10D6A" w:rsidRPr="00BA4595">
              <w:t>plot(a(:,1),a(:,2),'red -',out(:,1),out(:,2),'blue --');</w:t>
            </w:r>
          </w:p>
          <w:p w14:paraId="36588016" w14:textId="77777777" w:rsidR="00C10D6A" w:rsidRPr="00BA4595" w:rsidRDefault="00C10D6A" w:rsidP="002D133A">
            <w:pPr>
              <w:pStyle w:val="af1"/>
            </w:pPr>
            <w:r w:rsidRPr="00BA4595">
              <w:t>end</w:t>
            </w:r>
          </w:p>
        </w:tc>
      </w:tr>
    </w:tbl>
    <w:p w14:paraId="55B02321" w14:textId="77777777" w:rsidR="00BA4595" w:rsidRDefault="007E192D" w:rsidP="00381A5A">
      <w:pPr>
        <w:ind w:firstLineChars="0" w:firstLine="0"/>
        <w:jc w:val="center"/>
      </w:pPr>
      <w:r>
        <w:rPr>
          <w:noProof/>
        </w:rPr>
        <w:drawing>
          <wp:inline distT="0" distB="0" distL="0" distR="0" wp14:anchorId="1D32C711" wp14:editId="400B893A">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14:paraId="61409602" w14:textId="77777777"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14:paraId="05C7AF95" w14:textId="77777777" w:rsidR="006428CA" w:rsidRPr="003038EE" w:rsidRDefault="006428CA" w:rsidP="00381A5A">
      <w:pPr>
        <w:ind w:firstLineChars="0" w:firstLine="0"/>
        <w:jc w:val="center"/>
      </w:pPr>
      <w:r w:rsidRPr="006428CA">
        <w:rPr>
          <w:noProof/>
        </w:rPr>
        <w:lastRenderedPageBreak/>
        <w:drawing>
          <wp:inline distT="0" distB="0" distL="0" distR="0" wp14:anchorId="159C5CCD" wp14:editId="2AA0D913">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14:paraId="58A7AD56" w14:textId="77777777"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14:paraId="33B19DA6" w14:textId="77777777" w:rsidR="008E5D16" w:rsidRDefault="009576A9" w:rsidP="009576A9">
      <w:pPr>
        <w:ind w:firstLine="480"/>
      </w:pPr>
      <w:r>
        <w:rPr>
          <w:rFonts w:hint="eastAsia"/>
        </w:rPr>
        <w:t>可以看出，当仿真步长增大</w:t>
      </w:r>
      <w:r w:rsidR="000A6E9A">
        <w:rPr>
          <w:rFonts w:hint="eastAsia"/>
        </w:rPr>
        <w:t>2</w:t>
      </w:r>
      <w:r>
        <w:rPr>
          <w:rFonts w:hint="eastAsia"/>
        </w:rPr>
        <w:t>0</w:t>
      </w:r>
      <w:r>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Pr>
          <w:rFonts w:hint="eastAsia"/>
        </w:rPr>
        <w:t>时，仿真精度有所下降。</w:t>
      </w:r>
    </w:p>
    <w:p w14:paraId="3FF9C83D" w14:textId="77777777"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14:paraId="6C83AB51" w14:textId="77777777" w:rsidR="008E5D16" w:rsidRPr="007949A5" w:rsidRDefault="00291E60" w:rsidP="007949A5">
      <w:pPr>
        <w:pStyle w:val="2"/>
      </w:pPr>
      <w:bookmarkStart w:id="1011" w:name="_Toc482019022"/>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1011"/>
    </w:p>
    <w:p w14:paraId="1250367E" w14:textId="77777777" w:rsidR="002F6FBF" w:rsidRDefault="003C7D50" w:rsidP="002F6FBF">
      <w:pPr>
        <w:ind w:firstLine="480"/>
      </w:pPr>
      <w:r>
        <w:rPr>
          <w:rFonts w:hint="eastAsia"/>
        </w:rPr>
        <w:t>5.1</w:t>
      </w:r>
      <w:r>
        <w:rPr>
          <w:rFonts w:hint="eastAsia"/>
        </w:rPr>
        <w:t>节</w:t>
      </w:r>
      <w:r w:rsidR="00C529B4">
        <w:rPr>
          <w:rFonts w:hint="eastAsia"/>
        </w:rPr>
        <w:t>中的</w:t>
      </w:r>
      <w:r w:rsidR="002F6FBF">
        <w:rPr>
          <w:rFonts w:hint="eastAsia"/>
        </w:rPr>
        <w:t>仿真程序的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sidR="002F6FBF">
        <w:rPr>
          <w:rFonts w:hint="eastAsia"/>
        </w:rPr>
        <w:t>完成了和代码</w:t>
      </w:r>
      <w:r w:rsidR="00B5521B">
        <w:rPr>
          <w:rFonts w:hint="eastAsia"/>
        </w:rPr>
        <w:t>5-2</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14:paraId="2A474130" w14:textId="77777777"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tblGrid>
      <w:tr w:rsidR="00B5419F" w:rsidRPr="005331B0" w14:paraId="687EF6C3" w14:textId="77777777" w:rsidTr="00C261FA">
        <w:trPr>
          <w:jc w:val="center"/>
        </w:trPr>
        <w:tc>
          <w:tcPr>
            <w:tcW w:w="0" w:type="auto"/>
          </w:tcPr>
          <w:p w14:paraId="0A9C97DF" w14:textId="77777777" w:rsidR="005331B0" w:rsidRPr="005331B0" w:rsidRDefault="005331B0" w:rsidP="002D133A">
            <w:pPr>
              <w:pStyle w:val="af1"/>
            </w:pPr>
            <w:r w:rsidRPr="005331B0">
              <w:t>public class InertiaTest {</w:t>
            </w:r>
          </w:p>
          <w:p w14:paraId="347AF9CA" w14:textId="77777777" w:rsidR="005331B0" w:rsidRPr="005331B0" w:rsidRDefault="005331B0" w:rsidP="002D133A">
            <w:pPr>
              <w:pStyle w:val="af1"/>
            </w:pPr>
            <w:r w:rsidRPr="005331B0">
              <w:tab/>
              <w:t>private static double[] time;</w:t>
            </w:r>
          </w:p>
          <w:p w14:paraId="6CCD8190" w14:textId="77777777" w:rsidR="005331B0" w:rsidRPr="005331B0" w:rsidRDefault="005331B0" w:rsidP="002D133A">
            <w:pPr>
              <w:pStyle w:val="af1"/>
            </w:pPr>
            <w:r w:rsidRPr="005331B0">
              <w:tab/>
              <w:t>private static double[] out;</w:t>
            </w:r>
          </w:p>
          <w:p w14:paraId="22F06095" w14:textId="77777777" w:rsidR="005331B0" w:rsidRPr="005331B0" w:rsidRDefault="005331B0" w:rsidP="002D133A">
            <w:pPr>
              <w:pStyle w:val="af1"/>
            </w:pPr>
          </w:p>
          <w:p w14:paraId="7AB603ED" w14:textId="77777777" w:rsidR="005331B0" w:rsidRPr="005331B0" w:rsidRDefault="005331B0" w:rsidP="002D133A">
            <w:pPr>
              <w:pStyle w:val="af1"/>
            </w:pPr>
            <w:r w:rsidRPr="005331B0">
              <w:tab/>
              <w:t>public static void main(String[] args) {</w:t>
            </w:r>
          </w:p>
          <w:p w14:paraId="33C18619" w14:textId="77777777"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14:paraId="22422F3F" w14:textId="77777777" w:rsidR="005331B0" w:rsidRPr="005331B0" w:rsidRDefault="005331B0" w:rsidP="002D133A">
            <w:pPr>
              <w:pStyle w:val="af1"/>
            </w:pPr>
            <w:r w:rsidRPr="005331B0">
              <w:tab/>
            </w:r>
            <w:r w:rsidRPr="005331B0">
              <w:tab/>
              <w:t>TestUtil.printFirst(out, 10);</w:t>
            </w:r>
          </w:p>
          <w:p w14:paraId="601B4646" w14:textId="77777777" w:rsidR="005331B0" w:rsidRPr="005331B0" w:rsidRDefault="005331B0" w:rsidP="002D133A">
            <w:pPr>
              <w:pStyle w:val="af1"/>
            </w:pPr>
          </w:p>
          <w:p w14:paraId="1163C2B9" w14:textId="77777777"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14:paraId="3B31FE23" w14:textId="77777777" w:rsidR="005331B0" w:rsidRPr="005331B0" w:rsidRDefault="005331B0" w:rsidP="002D133A">
            <w:pPr>
              <w:pStyle w:val="af1"/>
            </w:pPr>
            <w:r w:rsidRPr="005331B0">
              <w:tab/>
            </w:r>
            <w:r w:rsidRPr="005331B0">
              <w:tab/>
            </w:r>
            <w:r w:rsidRPr="005331B0">
              <w:tab/>
              <w:t>for (int i = 0; i &lt; time.length; ++i) {</w:t>
            </w:r>
          </w:p>
          <w:p w14:paraId="07EF50C5" w14:textId="77777777" w:rsidR="00C261FA" w:rsidRDefault="005331B0" w:rsidP="002D133A">
            <w:pPr>
              <w:pStyle w:val="af1"/>
            </w:pPr>
            <w:r w:rsidRPr="005331B0">
              <w:tab/>
            </w:r>
            <w:r w:rsidRPr="005331B0">
              <w:tab/>
            </w:r>
            <w:r w:rsidRPr="005331B0">
              <w:tab/>
            </w:r>
            <w:r w:rsidRPr="005331B0">
              <w:tab/>
              <w:t>w.println(String.format("%f %f",</w:t>
            </w:r>
          </w:p>
          <w:p w14:paraId="02FA570F" w14:textId="77777777"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14:paraId="58EA847C" w14:textId="77777777" w:rsidR="005331B0" w:rsidRPr="005331B0" w:rsidRDefault="005331B0" w:rsidP="002D133A">
            <w:pPr>
              <w:pStyle w:val="af1"/>
            </w:pPr>
            <w:r w:rsidRPr="005331B0">
              <w:tab/>
            </w:r>
            <w:r w:rsidRPr="005331B0">
              <w:tab/>
            </w:r>
            <w:r w:rsidRPr="005331B0">
              <w:tab/>
              <w:t>}</w:t>
            </w:r>
          </w:p>
          <w:p w14:paraId="37E95F11" w14:textId="77777777" w:rsidR="005331B0" w:rsidRPr="005331B0" w:rsidRDefault="005331B0" w:rsidP="002D133A">
            <w:pPr>
              <w:pStyle w:val="af1"/>
            </w:pPr>
            <w:r w:rsidRPr="005331B0">
              <w:lastRenderedPageBreak/>
              <w:tab/>
            </w:r>
            <w:r w:rsidRPr="005331B0">
              <w:tab/>
              <w:t>});</w:t>
            </w:r>
          </w:p>
          <w:p w14:paraId="0EF0EDBD" w14:textId="77777777" w:rsidR="005331B0" w:rsidRPr="005331B0" w:rsidRDefault="005331B0" w:rsidP="002D133A">
            <w:pPr>
              <w:pStyle w:val="af1"/>
            </w:pPr>
            <w:r w:rsidRPr="005331B0">
              <w:tab/>
              <w:t>}</w:t>
            </w:r>
          </w:p>
          <w:p w14:paraId="4BDD27FA" w14:textId="77777777" w:rsidR="005331B0" w:rsidRPr="005331B0" w:rsidRDefault="005331B0" w:rsidP="002D133A">
            <w:pPr>
              <w:pStyle w:val="af1"/>
            </w:pPr>
          </w:p>
          <w:p w14:paraId="7E53841F" w14:textId="77777777" w:rsidR="005331B0" w:rsidRPr="005331B0" w:rsidRDefault="005331B0" w:rsidP="002D133A">
            <w:pPr>
              <w:pStyle w:val="af1"/>
            </w:pPr>
            <w:r w:rsidRPr="005331B0">
              <w:tab/>
              <w:t>private static void simulate() {</w:t>
            </w:r>
          </w:p>
          <w:p w14:paraId="6500A573" w14:textId="77777777"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14:paraId="64D82748" w14:textId="77777777"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14:paraId="5367F4AF" w14:textId="77777777" w:rsidR="005331B0" w:rsidRPr="005331B0" w:rsidRDefault="005331B0" w:rsidP="002D133A">
            <w:pPr>
              <w:pStyle w:val="af1"/>
            </w:pPr>
          </w:p>
          <w:p w14:paraId="5622BD42" w14:textId="77777777" w:rsidR="005331B0" w:rsidRPr="005331B0" w:rsidRDefault="005331B0" w:rsidP="002D133A">
            <w:pPr>
              <w:pStyle w:val="af1"/>
            </w:pPr>
            <w:r w:rsidRPr="005331B0">
              <w:tab/>
            </w:r>
            <w:r w:rsidRPr="005331B0">
              <w:tab/>
              <w:t>int n = (int) (totalTime / dt);</w:t>
            </w:r>
          </w:p>
          <w:p w14:paraId="0DC36518" w14:textId="77777777" w:rsidR="005331B0" w:rsidRPr="005331B0" w:rsidRDefault="005331B0" w:rsidP="002D133A">
            <w:pPr>
              <w:pStyle w:val="af1"/>
            </w:pPr>
          </w:p>
          <w:p w14:paraId="1C0A1493" w14:textId="77777777"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14:paraId="49C4107C" w14:textId="77777777" w:rsidR="005331B0" w:rsidRPr="005331B0" w:rsidRDefault="005331B0" w:rsidP="002D133A">
            <w:pPr>
              <w:pStyle w:val="af1"/>
            </w:pPr>
            <w:r w:rsidRPr="005331B0">
              <w:tab/>
            </w:r>
            <w:r w:rsidRPr="005331B0">
              <w:tab/>
            </w:r>
            <w:r w:rsidR="007E4A5E" w:rsidRPr="007E4A5E">
              <w:t xml:space="preserve">double[] </w:t>
            </w:r>
            <w:r w:rsidRPr="005331B0">
              <w:t>in = new double[n];</w:t>
            </w:r>
          </w:p>
          <w:p w14:paraId="01B95106" w14:textId="77777777" w:rsidR="005331B0" w:rsidRPr="005331B0" w:rsidRDefault="005331B0" w:rsidP="002D133A">
            <w:pPr>
              <w:pStyle w:val="af1"/>
            </w:pPr>
            <w:r w:rsidRPr="005331B0">
              <w:tab/>
            </w:r>
            <w:r w:rsidRPr="005331B0">
              <w:tab/>
              <w:t>for (int i = 0; i &lt; n; ++i) {</w:t>
            </w:r>
          </w:p>
          <w:p w14:paraId="3D65FCD7" w14:textId="77777777" w:rsidR="005331B0" w:rsidRPr="005331B0" w:rsidRDefault="005331B0" w:rsidP="002D133A">
            <w:pPr>
              <w:pStyle w:val="af1"/>
            </w:pPr>
            <w:r w:rsidRPr="005331B0">
              <w:tab/>
            </w:r>
            <w:r w:rsidRPr="005331B0">
              <w:tab/>
            </w:r>
            <w:r w:rsidRPr="005331B0">
              <w:tab/>
              <w:t>time[i] = i * dt;</w:t>
            </w:r>
          </w:p>
          <w:p w14:paraId="0CA19DA7" w14:textId="77777777" w:rsidR="005331B0" w:rsidRPr="005331B0" w:rsidRDefault="005331B0" w:rsidP="002D133A">
            <w:pPr>
              <w:pStyle w:val="af1"/>
            </w:pPr>
            <w:r w:rsidRPr="005331B0">
              <w:tab/>
            </w:r>
            <w:r w:rsidRPr="005331B0">
              <w:tab/>
            </w:r>
            <w:r w:rsidRPr="005331B0">
              <w:tab/>
              <w:t>in[i] = 1.0;</w:t>
            </w:r>
          </w:p>
          <w:p w14:paraId="2F29B61C" w14:textId="77777777" w:rsidR="005331B0" w:rsidRPr="005331B0" w:rsidRDefault="005331B0" w:rsidP="002D133A">
            <w:pPr>
              <w:pStyle w:val="af1"/>
            </w:pPr>
            <w:r w:rsidRPr="005331B0">
              <w:tab/>
            </w:r>
            <w:r w:rsidRPr="005331B0">
              <w:tab/>
              <w:t>}</w:t>
            </w:r>
          </w:p>
          <w:p w14:paraId="6E3C0A9D" w14:textId="77777777" w:rsidR="005331B0" w:rsidRPr="005331B0" w:rsidRDefault="005331B0" w:rsidP="002D133A">
            <w:pPr>
              <w:pStyle w:val="af1"/>
            </w:pPr>
          </w:p>
          <w:p w14:paraId="10701CF4" w14:textId="77777777"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14:paraId="3813701E" w14:textId="77777777" w:rsidR="005331B0" w:rsidRPr="005331B0" w:rsidRDefault="005331B0" w:rsidP="002D133A">
            <w:pPr>
              <w:pStyle w:val="af1"/>
            </w:pPr>
            <w:r w:rsidRPr="005331B0">
              <w:tab/>
            </w:r>
            <w:r w:rsidRPr="005331B0">
              <w:tab/>
              <w:t>double T = 1.0;</w:t>
            </w:r>
          </w:p>
          <w:p w14:paraId="5CC10092" w14:textId="77777777" w:rsidR="005331B0" w:rsidRPr="005331B0" w:rsidRDefault="005331B0" w:rsidP="002D133A">
            <w:pPr>
              <w:pStyle w:val="af1"/>
            </w:pPr>
          </w:p>
          <w:p w14:paraId="733FBA6D" w14:textId="77777777" w:rsidR="005331B0" w:rsidRPr="005331B0" w:rsidRDefault="005331B0" w:rsidP="002D133A">
            <w:pPr>
              <w:pStyle w:val="af1"/>
            </w:pPr>
            <w:r w:rsidRPr="005331B0">
              <w:tab/>
            </w:r>
            <w:r w:rsidRPr="005331B0">
              <w:tab/>
              <w:t>out = new double[n];</w:t>
            </w:r>
          </w:p>
          <w:p w14:paraId="6EDFDC2F" w14:textId="77777777" w:rsidR="005331B0" w:rsidRPr="005331B0" w:rsidRDefault="005331B0" w:rsidP="002D133A">
            <w:pPr>
              <w:pStyle w:val="af1"/>
            </w:pPr>
            <w:r w:rsidRPr="005331B0">
              <w:tab/>
            </w:r>
            <w:r w:rsidRPr="005331B0">
              <w:tab/>
              <w:t>out[0] = 0;</w:t>
            </w:r>
          </w:p>
          <w:p w14:paraId="1D0EE931" w14:textId="77777777" w:rsidR="005331B0" w:rsidRPr="005331B0" w:rsidRDefault="005331B0" w:rsidP="002D133A">
            <w:pPr>
              <w:pStyle w:val="af1"/>
            </w:pPr>
          </w:p>
          <w:p w14:paraId="6014C8DA" w14:textId="77777777"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14:paraId="186A3B0C" w14:textId="77777777"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14:paraId="3E680BC2" w14:textId="77777777"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14:paraId="3897E77F" w14:textId="77777777" w:rsidR="005331B0" w:rsidRPr="005331B0" w:rsidRDefault="005331B0" w:rsidP="002D133A">
            <w:pPr>
              <w:pStyle w:val="af1"/>
            </w:pPr>
            <w:r w:rsidRPr="005331B0">
              <w:tab/>
            </w:r>
            <w:r w:rsidRPr="005331B0">
              <w:tab/>
            </w:r>
            <w:r w:rsidRPr="005331B0">
              <w:tab/>
              <w:t>out[k] = c1 * out[k - 1] + c2 * in[k];</w:t>
            </w:r>
          </w:p>
          <w:p w14:paraId="3698BAB2" w14:textId="77777777" w:rsidR="005331B0" w:rsidRPr="005331B0" w:rsidRDefault="005331B0" w:rsidP="002D133A">
            <w:pPr>
              <w:pStyle w:val="af1"/>
            </w:pPr>
            <w:r w:rsidRPr="005331B0">
              <w:tab/>
            </w:r>
            <w:r w:rsidRPr="005331B0">
              <w:tab/>
              <w:t>}</w:t>
            </w:r>
          </w:p>
          <w:p w14:paraId="1C3F040D" w14:textId="77777777" w:rsidR="005331B0" w:rsidRPr="005331B0" w:rsidRDefault="005331B0" w:rsidP="002D133A">
            <w:pPr>
              <w:pStyle w:val="af1"/>
            </w:pPr>
            <w:r w:rsidRPr="005331B0">
              <w:tab/>
              <w:t>}</w:t>
            </w:r>
          </w:p>
          <w:p w14:paraId="388B21D8" w14:textId="77777777" w:rsidR="00B5419F" w:rsidRDefault="005331B0" w:rsidP="002D133A">
            <w:pPr>
              <w:pStyle w:val="af1"/>
            </w:pPr>
            <w:r w:rsidRPr="005331B0">
              <w:t>}</w:t>
            </w:r>
          </w:p>
          <w:p w14:paraId="4C9E1B02" w14:textId="77777777" w:rsidR="002D133A" w:rsidRPr="005331B0" w:rsidRDefault="002D133A" w:rsidP="002D133A">
            <w:pPr>
              <w:pStyle w:val="af1"/>
            </w:pPr>
          </w:p>
        </w:tc>
      </w:tr>
    </w:tbl>
    <w:p w14:paraId="69CD8B47" w14:textId="77777777"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14:paraId="0D6506FA" w14:textId="77777777"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14:paraId="77C952AC" w14:textId="77777777"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14:paraId="017596FC" w14:textId="77777777" w:rsidR="00B47D65" w:rsidRDefault="00293740" w:rsidP="00381A5A">
      <w:pPr>
        <w:ind w:firstLineChars="0" w:firstLine="0"/>
        <w:jc w:val="center"/>
      </w:pPr>
      <w:r>
        <w:rPr>
          <w:noProof/>
        </w:rPr>
        <w:drawing>
          <wp:inline distT="0" distB="0" distL="0" distR="0" wp14:anchorId="77B47502" wp14:editId="60F9B606">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14:paraId="172DF6D3" w14:textId="77777777"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14:paraId="5962B5BF" w14:textId="77777777"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507D43">
        <w:rPr>
          <w:rFonts w:hint="eastAsia"/>
        </w:rPr>
        <w:t>使用封装的</w:t>
      </w:r>
      <w:r w:rsidR="00226526">
        <w:rPr>
          <w:rFonts w:hint="eastAsia"/>
        </w:rPr>
        <w:t>方式</w:t>
      </w:r>
      <w:r w:rsidR="001F75E5">
        <w:rPr>
          <w:rFonts w:hint="eastAsia"/>
        </w:rPr>
        <w:t>。</w:t>
      </w:r>
    </w:p>
    <w:p w14:paraId="3AE35576" w14:textId="77777777"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tblGrid>
      <w:tr w:rsidR="001F75E5" w:rsidRPr="001F75E5" w14:paraId="0BF1261F" w14:textId="77777777" w:rsidTr="00B80FC8">
        <w:trPr>
          <w:jc w:val="center"/>
        </w:trPr>
        <w:tc>
          <w:tcPr>
            <w:tcW w:w="7054" w:type="dxa"/>
          </w:tcPr>
          <w:p w14:paraId="3E5275C5" w14:textId="77777777" w:rsidR="001F75E5" w:rsidRPr="001F75E5" w:rsidRDefault="001F75E5" w:rsidP="00706DD7">
            <w:pPr>
              <w:pStyle w:val="af1"/>
            </w:pPr>
            <w:r w:rsidRPr="001F75E5">
              <w:t>public static void timeIt(Container container) {</w:t>
            </w:r>
          </w:p>
          <w:p w14:paraId="7C7CE19A" w14:textId="77777777" w:rsidR="001F75E5" w:rsidRPr="001F75E5" w:rsidRDefault="001F75E5" w:rsidP="00706DD7">
            <w:pPr>
              <w:pStyle w:val="af1"/>
            </w:pPr>
            <w:r>
              <w:tab/>
            </w:r>
            <w:r w:rsidRPr="001F75E5">
              <w:t>print("...it begins...");</w:t>
            </w:r>
          </w:p>
          <w:p w14:paraId="5DE7C562" w14:textId="77777777" w:rsidR="001F75E5" w:rsidRPr="001F75E5" w:rsidRDefault="001F75E5" w:rsidP="00706DD7">
            <w:pPr>
              <w:pStyle w:val="af1"/>
            </w:pPr>
            <w:r w:rsidRPr="001F75E5">
              <w:tab/>
              <w:t>long start = System.currentTimeMillis();</w:t>
            </w:r>
          </w:p>
          <w:p w14:paraId="1F8C24EF" w14:textId="77777777" w:rsidR="001F75E5" w:rsidRPr="001F75E5" w:rsidRDefault="001F75E5" w:rsidP="00706DD7">
            <w:pPr>
              <w:pStyle w:val="af1"/>
            </w:pPr>
            <w:r w:rsidRPr="001F75E5">
              <w:tab/>
              <w:t>long end;</w:t>
            </w:r>
          </w:p>
          <w:p w14:paraId="5E71A09E" w14:textId="77777777"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14:paraId="482BA54A" w14:textId="77777777" w:rsidR="001F75E5" w:rsidRPr="00DA5393" w:rsidRDefault="001F75E5" w:rsidP="00706DD7">
            <w:pPr>
              <w:pStyle w:val="af1"/>
              <w:rPr>
                <w:b/>
              </w:rPr>
            </w:pPr>
            <w:r w:rsidRPr="001F75E5">
              <w:tab/>
            </w:r>
            <w:r w:rsidRPr="001F75E5">
              <w:tab/>
            </w:r>
            <w:r w:rsidRPr="00DA5393">
              <w:rPr>
                <w:b/>
              </w:rPr>
              <w:t>container.process();</w:t>
            </w:r>
          </w:p>
          <w:p w14:paraId="4D70E432" w14:textId="77777777" w:rsidR="001F75E5" w:rsidRPr="001F75E5" w:rsidRDefault="001F75E5" w:rsidP="00706DD7">
            <w:pPr>
              <w:pStyle w:val="af1"/>
            </w:pPr>
            <w:r w:rsidRPr="001F75E5">
              <w:tab/>
            </w:r>
            <w:r w:rsidRPr="001F75E5">
              <w:tab/>
              <w:t>end = System.currentTimeMillis();</w:t>
            </w:r>
          </w:p>
          <w:p w14:paraId="7EEF239C" w14:textId="77777777" w:rsidR="001F75E5" w:rsidRPr="001F75E5" w:rsidRDefault="001F75E5" w:rsidP="00706DD7">
            <w:pPr>
              <w:pStyle w:val="af1"/>
            </w:pPr>
            <w:r w:rsidRPr="001F75E5">
              <w:tab/>
              <w:t>} catch (Exception e) {</w:t>
            </w:r>
          </w:p>
          <w:p w14:paraId="37360285" w14:textId="77777777" w:rsidR="001F75E5" w:rsidRPr="001F75E5" w:rsidRDefault="001F75E5" w:rsidP="00706DD7">
            <w:pPr>
              <w:pStyle w:val="af1"/>
            </w:pPr>
            <w:r w:rsidRPr="001F75E5">
              <w:tab/>
            </w:r>
            <w:r w:rsidRPr="001F75E5">
              <w:tab/>
              <w:t>print("error occured: " + e.getMessage());</w:t>
            </w:r>
          </w:p>
          <w:p w14:paraId="2E0B830E" w14:textId="77777777" w:rsidR="001F75E5" w:rsidRPr="001F75E5" w:rsidRDefault="001F75E5" w:rsidP="00706DD7">
            <w:pPr>
              <w:pStyle w:val="af1"/>
            </w:pPr>
            <w:r w:rsidRPr="001F75E5">
              <w:tab/>
            </w:r>
            <w:r w:rsidRPr="001F75E5">
              <w:tab/>
              <w:t>return;</w:t>
            </w:r>
          </w:p>
          <w:p w14:paraId="0AAF88A8" w14:textId="77777777" w:rsidR="001F75E5" w:rsidRPr="001F75E5" w:rsidRDefault="001F75E5" w:rsidP="00706DD7">
            <w:pPr>
              <w:pStyle w:val="af1"/>
            </w:pPr>
            <w:r w:rsidRPr="001F75E5">
              <w:tab/>
              <w:t>}</w:t>
            </w:r>
          </w:p>
          <w:p w14:paraId="0B1A3CF9" w14:textId="77777777" w:rsidR="001F75E5" w:rsidRPr="001F75E5" w:rsidRDefault="001F75E5" w:rsidP="00706DD7">
            <w:pPr>
              <w:pStyle w:val="af1"/>
            </w:pPr>
            <w:r w:rsidRPr="001F75E5">
              <w:tab/>
              <w:t>print("...it ends...");</w:t>
            </w:r>
          </w:p>
          <w:p w14:paraId="08A1C8D1" w14:textId="77777777" w:rsidR="001F75E5" w:rsidRPr="001F75E5" w:rsidRDefault="001F75E5" w:rsidP="00706DD7">
            <w:pPr>
              <w:pStyle w:val="af1"/>
            </w:pPr>
            <w:r w:rsidRPr="001F75E5">
              <w:tab/>
              <w:t>long cost = (end - start);</w:t>
            </w:r>
          </w:p>
          <w:p w14:paraId="41A1C1C8" w14:textId="77777777" w:rsidR="001F75E5" w:rsidRPr="001F75E5" w:rsidRDefault="001F75E5" w:rsidP="00706DD7">
            <w:pPr>
              <w:pStyle w:val="af1"/>
            </w:pPr>
            <w:r w:rsidRPr="001F75E5">
              <w:tab/>
              <w:t>print("...it costs: " + cost + "ms...");</w:t>
            </w:r>
          </w:p>
          <w:p w14:paraId="7593F6E9" w14:textId="77777777" w:rsidR="001F75E5" w:rsidRDefault="001F75E5" w:rsidP="00706DD7">
            <w:pPr>
              <w:pStyle w:val="af1"/>
            </w:pPr>
            <w:r w:rsidRPr="001F75E5">
              <w:t>}</w:t>
            </w:r>
          </w:p>
          <w:p w14:paraId="48744001" w14:textId="77777777" w:rsidR="00381A5A" w:rsidRPr="00381A5A" w:rsidRDefault="00381A5A" w:rsidP="00706DD7">
            <w:pPr>
              <w:pStyle w:val="af1"/>
            </w:pPr>
          </w:p>
          <w:p w14:paraId="2EC84DD7" w14:textId="77777777" w:rsidR="001F75E5" w:rsidRPr="001F75E5" w:rsidRDefault="001F75E5" w:rsidP="00706DD7">
            <w:pPr>
              <w:pStyle w:val="af1"/>
            </w:pPr>
            <w:r w:rsidRPr="001F75E5">
              <w:lastRenderedPageBreak/>
              <w:t>@FunctionalInterface</w:t>
            </w:r>
          </w:p>
          <w:p w14:paraId="555F0506" w14:textId="77777777" w:rsidR="001F75E5" w:rsidRPr="001F75E5" w:rsidRDefault="001F75E5" w:rsidP="00706DD7">
            <w:pPr>
              <w:pStyle w:val="af1"/>
            </w:pPr>
            <w:r w:rsidRPr="001F75E5">
              <w:t xml:space="preserve">public static interface </w:t>
            </w:r>
            <w:r w:rsidRPr="00DA5393">
              <w:rPr>
                <w:b/>
              </w:rPr>
              <w:t>Container</w:t>
            </w:r>
            <w:r w:rsidRPr="001F75E5">
              <w:t xml:space="preserve"> {</w:t>
            </w:r>
          </w:p>
          <w:p w14:paraId="3950A1CE" w14:textId="77777777" w:rsidR="001F75E5" w:rsidRPr="001F75E5" w:rsidRDefault="001F75E5" w:rsidP="00706DD7">
            <w:pPr>
              <w:pStyle w:val="af1"/>
            </w:pPr>
            <w:r w:rsidRPr="001F75E5">
              <w:tab/>
              <w:t>void process();</w:t>
            </w:r>
          </w:p>
          <w:p w14:paraId="655C2184" w14:textId="77777777" w:rsidR="001F75E5" w:rsidRDefault="001F75E5" w:rsidP="00706DD7">
            <w:pPr>
              <w:pStyle w:val="af1"/>
            </w:pPr>
            <w:r w:rsidRPr="001F75E5">
              <w:t>}</w:t>
            </w:r>
          </w:p>
          <w:p w14:paraId="1A7EC250" w14:textId="77777777" w:rsidR="00507D43" w:rsidRPr="001F75E5" w:rsidRDefault="00507D43" w:rsidP="00706DD7">
            <w:pPr>
              <w:pStyle w:val="af1"/>
            </w:pPr>
          </w:p>
        </w:tc>
      </w:tr>
    </w:tbl>
    <w:p w14:paraId="3D50296F" w14:textId="77777777"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7"/>
      </w:tblGrid>
      <w:tr w:rsidR="00EA10AC" w:rsidRPr="00BA26A6" w14:paraId="2FFD3ADF" w14:textId="77777777" w:rsidTr="00BA26A6">
        <w:trPr>
          <w:jc w:val="center"/>
        </w:trPr>
        <w:tc>
          <w:tcPr>
            <w:tcW w:w="0" w:type="auto"/>
          </w:tcPr>
          <w:p w14:paraId="47526DAD" w14:textId="77777777" w:rsidR="00EA10AC" w:rsidRPr="00BA26A6" w:rsidRDefault="00EA10AC" w:rsidP="00706DD7">
            <w:pPr>
              <w:pStyle w:val="af1"/>
            </w:pPr>
            <w:r w:rsidRPr="00BA26A6">
              <w:t>class PrintUtil {</w:t>
            </w:r>
          </w:p>
          <w:p w14:paraId="40466455" w14:textId="77777777" w:rsidR="00EA10AC" w:rsidRPr="00BA26A6" w:rsidRDefault="00EA10AC" w:rsidP="00706DD7">
            <w:pPr>
              <w:pStyle w:val="af1"/>
            </w:pPr>
            <w:r w:rsidRPr="00BA26A6">
              <w:tab/>
              <w:t>static def path='</w:t>
            </w:r>
            <w:r w:rsidR="00477AAA">
              <w:t>D</w:t>
            </w:r>
            <w:r w:rsidRPr="00BA26A6">
              <w:t>:\\out.txt</w:t>
            </w:r>
            <w:r w:rsidR="00142F80" w:rsidRPr="00BA26A6">
              <w:t>'</w:t>
            </w:r>
          </w:p>
          <w:p w14:paraId="6783EC97" w14:textId="77777777" w:rsidR="00EA10AC" w:rsidRPr="00BA26A6" w:rsidRDefault="00EA10AC" w:rsidP="00706DD7">
            <w:pPr>
              <w:pStyle w:val="af1"/>
            </w:pPr>
          </w:p>
          <w:p w14:paraId="4B184348" w14:textId="77777777" w:rsidR="00EA10AC" w:rsidRPr="00BA26A6" w:rsidRDefault="00EA10AC" w:rsidP="00706DD7">
            <w:pPr>
              <w:pStyle w:val="af1"/>
            </w:pPr>
            <w:r w:rsidRPr="00BA26A6">
              <w:tab/>
              <w:t>static def printTo(path,Printer p){</w:t>
            </w:r>
          </w:p>
          <w:p w14:paraId="7CDA069B" w14:textId="77777777" w:rsidR="00EA10AC" w:rsidRPr="00BA26A6" w:rsidRDefault="00EA10AC" w:rsidP="00706DD7">
            <w:pPr>
              <w:pStyle w:val="af1"/>
            </w:pPr>
            <w:r w:rsidRPr="00BA26A6">
              <w:tab/>
            </w:r>
            <w:r w:rsidRPr="00BA26A6">
              <w:tab/>
              <w:t>def pw=new PrintWriter(path)</w:t>
            </w:r>
          </w:p>
          <w:p w14:paraId="533C6643" w14:textId="77777777" w:rsidR="00EA10AC" w:rsidRPr="00DA5393" w:rsidRDefault="00EA10AC" w:rsidP="00706DD7">
            <w:pPr>
              <w:pStyle w:val="af1"/>
              <w:rPr>
                <w:b/>
              </w:rPr>
            </w:pPr>
            <w:r w:rsidRPr="00BA26A6">
              <w:tab/>
            </w:r>
            <w:r w:rsidRPr="00BA26A6">
              <w:tab/>
            </w:r>
            <w:r w:rsidRPr="00DA5393">
              <w:rPr>
                <w:b/>
              </w:rPr>
              <w:t>p.print(pw)</w:t>
            </w:r>
          </w:p>
          <w:p w14:paraId="4F2BFF37" w14:textId="77777777" w:rsidR="00EA10AC" w:rsidRPr="00BA26A6" w:rsidRDefault="00EA10AC" w:rsidP="00706DD7">
            <w:pPr>
              <w:pStyle w:val="af1"/>
            </w:pPr>
            <w:r w:rsidRPr="00BA26A6">
              <w:tab/>
            </w:r>
            <w:r w:rsidRPr="00BA26A6">
              <w:tab/>
              <w:t>pw.flush()</w:t>
            </w:r>
          </w:p>
          <w:p w14:paraId="65EAC9E1" w14:textId="77777777" w:rsidR="00EA10AC" w:rsidRPr="00BA26A6" w:rsidRDefault="00EA10AC" w:rsidP="00706DD7">
            <w:pPr>
              <w:pStyle w:val="af1"/>
            </w:pPr>
            <w:r w:rsidRPr="00BA26A6">
              <w:tab/>
            </w:r>
            <w:r w:rsidRPr="00BA26A6">
              <w:tab/>
              <w:t>pw.close()</w:t>
            </w:r>
          </w:p>
          <w:p w14:paraId="7B4FA1F7" w14:textId="77777777" w:rsidR="00EA10AC" w:rsidRPr="00BA26A6" w:rsidRDefault="00EA10AC" w:rsidP="00706DD7">
            <w:pPr>
              <w:pStyle w:val="af1"/>
            </w:pPr>
            <w:r w:rsidRPr="00BA26A6">
              <w:tab/>
              <w:t>}</w:t>
            </w:r>
          </w:p>
          <w:p w14:paraId="390569C8" w14:textId="77777777" w:rsidR="00EA10AC" w:rsidRPr="00BA26A6" w:rsidRDefault="00EA10AC" w:rsidP="00706DD7">
            <w:pPr>
              <w:pStyle w:val="af1"/>
            </w:pPr>
          </w:p>
          <w:p w14:paraId="1FB7EA9C" w14:textId="77777777" w:rsidR="00EA10AC" w:rsidRPr="00BA26A6" w:rsidRDefault="00EA10AC" w:rsidP="00706DD7">
            <w:pPr>
              <w:pStyle w:val="af1"/>
            </w:pPr>
            <w:r w:rsidRPr="00BA26A6">
              <w:tab/>
              <w:t>static def print(Printer p){</w:t>
            </w:r>
          </w:p>
          <w:p w14:paraId="6DB02B0D" w14:textId="77777777" w:rsidR="00EA10AC" w:rsidRPr="00BA26A6" w:rsidRDefault="00EA10AC" w:rsidP="00706DD7">
            <w:pPr>
              <w:pStyle w:val="af1"/>
            </w:pPr>
            <w:r w:rsidRPr="00BA26A6">
              <w:tab/>
            </w:r>
            <w:r w:rsidRPr="00BA26A6">
              <w:tab/>
              <w:t>printTo(path,p)</w:t>
            </w:r>
          </w:p>
          <w:p w14:paraId="1A707D66" w14:textId="77777777" w:rsidR="00EA10AC" w:rsidRPr="00BA26A6" w:rsidRDefault="00EA10AC" w:rsidP="00706DD7">
            <w:pPr>
              <w:pStyle w:val="af1"/>
            </w:pPr>
            <w:r w:rsidRPr="00BA26A6">
              <w:tab/>
              <w:t>}</w:t>
            </w:r>
          </w:p>
          <w:p w14:paraId="68876647" w14:textId="77777777" w:rsidR="00EA10AC" w:rsidRPr="00BA26A6" w:rsidRDefault="00EA10AC" w:rsidP="00706DD7">
            <w:pPr>
              <w:pStyle w:val="af1"/>
            </w:pPr>
            <w:r w:rsidRPr="00BA26A6">
              <w:t>}</w:t>
            </w:r>
          </w:p>
          <w:p w14:paraId="2D6BA2C9" w14:textId="77777777" w:rsidR="00EA10AC" w:rsidRPr="00BA26A6" w:rsidRDefault="00EA10AC" w:rsidP="00706DD7">
            <w:pPr>
              <w:pStyle w:val="af1"/>
            </w:pPr>
          </w:p>
          <w:p w14:paraId="1550CF91" w14:textId="77777777" w:rsidR="00EA10AC" w:rsidRPr="00BA26A6" w:rsidRDefault="00EA10AC" w:rsidP="00706DD7">
            <w:pPr>
              <w:pStyle w:val="af1"/>
            </w:pPr>
            <w:r w:rsidRPr="00BA26A6">
              <w:t>@FunctionalInterface</w:t>
            </w:r>
          </w:p>
          <w:p w14:paraId="58379948" w14:textId="77777777" w:rsidR="00EA10AC" w:rsidRPr="00BA26A6" w:rsidRDefault="00EA10AC" w:rsidP="00706DD7">
            <w:pPr>
              <w:pStyle w:val="af1"/>
            </w:pPr>
            <w:r w:rsidRPr="00BA26A6">
              <w:t xml:space="preserve">interface </w:t>
            </w:r>
            <w:r w:rsidRPr="00DA5393">
              <w:rPr>
                <w:b/>
              </w:rPr>
              <w:t>Printer</w:t>
            </w:r>
            <w:r w:rsidRPr="00BA26A6">
              <w:t>{</w:t>
            </w:r>
          </w:p>
          <w:p w14:paraId="6800546B" w14:textId="77777777" w:rsidR="00EA10AC" w:rsidRPr="00BA26A6" w:rsidRDefault="00EA10AC" w:rsidP="00706DD7">
            <w:pPr>
              <w:pStyle w:val="af1"/>
            </w:pPr>
            <w:r w:rsidRPr="00BA26A6">
              <w:tab/>
              <w:t>void print(PrintWriter pw)</w:t>
            </w:r>
          </w:p>
          <w:p w14:paraId="6FB370F9" w14:textId="77777777" w:rsidR="00381A5A" w:rsidRDefault="00EA10AC" w:rsidP="00706DD7">
            <w:pPr>
              <w:pStyle w:val="af1"/>
            </w:pPr>
            <w:r w:rsidRPr="00BA26A6">
              <w:t>}</w:t>
            </w:r>
          </w:p>
          <w:p w14:paraId="5201F412" w14:textId="77777777" w:rsidR="00381A5A" w:rsidRPr="00381A5A" w:rsidRDefault="00381A5A" w:rsidP="00706DD7">
            <w:pPr>
              <w:pStyle w:val="af1"/>
            </w:pPr>
          </w:p>
        </w:tc>
      </w:tr>
    </w:tbl>
    <w:p w14:paraId="20C838CF" w14:textId="77777777"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14:paraId="3C380EBA" w14:textId="77777777" w:rsidR="007F5F5E" w:rsidRDefault="007F5F5E" w:rsidP="007F5F5E">
      <w:pPr>
        <w:pStyle w:val="2"/>
      </w:pPr>
      <w:bookmarkStart w:id="1012" w:name="_Toc482019023"/>
      <w:r>
        <w:rPr>
          <w:rFonts w:hint="eastAsia"/>
        </w:rPr>
        <w:t xml:space="preserve">5.3 </w:t>
      </w:r>
      <w:r>
        <w:rPr>
          <w:rFonts w:hint="eastAsia"/>
        </w:rPr>
        <w:t>已经完成了？</w:t>
      </w:r>
      <w:bookmarkEnd w:id="1012"/>
    </w:p>
    <w:p w14:paraId="4D99D1E2" w14:textId="77777777"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14:paraId="21159C8D" w14:textId="77777777"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14:paraId="552391B5" w14:textId="77777777" w:rsidR="00072509" w:rsidRDefault="00E04737" w:rsidP="00F75D3F">
      <w:pPr>
        <w:ind w:firstLine="480"/>
      </w:pPr>
      <w:r>
        <w:rPr>
          <w:rFonts w:hint="eastAsia"/>
        </w:rPr>
        <w:t>诚然，还有注释可以帮助他。但是实践告诉我们，过多和过少的注释都将是问题所在</w:t>
      </w:r>
      <w:r w:rsidR="00885D60">
        <w:fldChar w:fldCharType="begin"/>
      </w:r>
      <w:r w:rsidR="00C15D90">
        <w:instrText xml:space="preserve"> ADDIN NE.Ref.{864C03A1-E189-4046-BAFE-E75F9F033531}</w:instrText>
      </w:r>
      <w:r w:rsidR="00885D60">
        <w:fldChar w:fldCharType="separate"/>
      </w:r>
      <w:r w:rsidR="00D70963">
        <w:rPr>
          <w:rFonts w:eastAsia="微软雅黑" w:cs="Times New Roman"/>
          <w:color w:val="080000"/>
          <w:szCs w:val="24"/>
          <w:vertAlign w:val="superscript"/>
        </w:rPr>
        <w:t>[26]</w:t>
      </w:r>
      <w:r w:rsidR="00885D60">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14:paraId="5099A757" w14:textId="77777777"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14:paraId="31B5A599" w14:textId="77777777"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14:paraId="209EB520" w14:textId="77777777"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14:paraId="03975E9A" w14:textId="77777777" w:rsidR="00691592" w:rsidRPr="007949A5" w:rsidRDefault="009D0198" w:rsidP="007949A5">
      <w:pPr>
        <w:pStyle w:val="2"/>
      </w:pPr>
      <w:bookmarkStart w:id="1013" w:name="_Toc48201902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1013"/>
    </w:p>
    <w:p w14:paraId="6114E27B" w14:textId="77777777"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14:paraId="79416CC9" w14:textId="77777777" w:rsidR="003E4761" w:rsidRDefault="00071520" w:rsidP="00381A5A">
      <w:pPr>
        <w:ind w:firstLineChars="0" w:firstLine="0"/>
        <w:jc w:val="center"/>
      </w:pPr>
      <w:r>
        <w:object w:dxaOrig="3005" w:dyaOrig="764" w14:anchorId="66C8FE63">
          <v:shape id="_x0000_i1041" type="#_x0000_t75" style="width:150.6pt;height:38.55pt" o:ole="">
            <v:imagedata r:id="rId62" o:title=""/>
          </v:shape>
          <o:OLEObject Type="Embed" ProgID="Visio.Drawing.11" ShapeID="_x0000_i1041" DrawAspect="Content" ObjectID="_1555770774" r:id="rId63"/>
        </w:object>
      </w:r>
    </w:p>
    <w:p w14:paraId="5DF74EA2" w14:textId="77777777"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14:paraId="7390812D" w14:textId="77777777"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14:paraId="09B8A3DF" w14:textId="77777777" w:rsidR="00771EA9" w:rsidRDefault="0094394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14:paraId="0B7353B1" w14:textId="77777777" w:rsidR="006D0FA6" w:rsidRPr="00771EA9" w:rsidRDefault="0094394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14:paraId="625E712F" w14:textId="77777777"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14:paraId="5C2907A4" w14:textId="77777777"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14:paraId="2D170A2D" w14:textId="77777777"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14:paraId="67EE33E4" w14:textId="77777777"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7"/>
      </w:tblGrid>
      <w:tr w:rsidR="00D6280E" w:rsidRPr="00D6280E" w14:paraId="78AF544F" w14:textId="77777777" w:rsidTr="00D6280E">
        <w:trPr>
          <w:jc w:val="center"/>
        </w:trPr>
        <w:tc>
          <w:tcPr>
            <w:tcW w:w="0" w:type="auto"/>
          </w:tcPr>
          <w:p w14:paraId="38499FF9" w14:textId="77777777"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14:paraId="7B8AEDBE" w14:textId="77777777" w:rsidR="00D6280E" w:rsidRPr="00D6280E" w:rsidRDefault="008F37EC" w:rsidP="00706DD7">
            <w:pPr>
              <w:pStyle w:val="af1"/>
            </w:pPr>
            <w:r>
              <w:rPr>
                <w:rFonts w:hint="eastAsia"/>
              </w:rPr>
              <w:t>...</w:t>
            </w:r>
            <w:r w:rsidR="00BC1443">
              <w:rPr>
                <w:rFonts w:hint="eastAsia"/>
              </w:rPr>
              <w:t>...</w:t>
            </w:r>
          </w:p>
          <w:p w14:paraId="1BCF8D82" w14:textId="77777777"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14:paraId="047474E5" w14:textId="77777777" w:rsidR="00D6280E" w:rsidRDefault="00D6280E" w:rsidP="00706DD7">
            <w:pPr>
              <w:pStyle w:val="af1"/>
            </w:pPr>
            <w:r w:rsidRPr="00D6280E">
              <w:t>x2[0]=0</w:t>
            </w:r>
          </w:p>
          <w:p w14:paraId="02B51F4E" w14:textId="77777777" w:rsidR="00D6280E" w:rsidRDefault="00F75DFD" w:rsidP="00706DD7">
            <w:pPr>
              <w:pStyle w:val="af1"/>
            </w:pPr>
            <w:r w:rsidRPr="00F75DFD">
              <w:t xml:space="preserve">def </w:t>
            </w:r>
            <w:r w:rsidRPr="00054BD3">
              <w:rPr>
                <w:b/>
              </w:rPr>
              <w:t>c2</w:t>
            </w:r>
            <w:r w:rsidRPr="00F75DFD">
              <w:t>=2*dt</w:t>
            </w:r>
          </w:p>
          <w:p w14:paraId="797EA9F5" w14:textId="77777777" w:rsidR="008F37EC" w:rsidRPr="00D6280E" w:rsidRDefault="008F37EC" w:rsidP="00706DD7">
            <w:pPr>
              <w:pStyle w:val="af1"/>
            </w:pPr>
            <w:r>
              <w:rPr>
                <w:rFonts w:hint="eastAsia"/>
              </w:rPr>
              <w:t>...</w:t>
            </w:r>
            <w:r w:rsidR="00BC1443">
              <w:rPr>
                <w:rFonts w:hint="eastAsia"/>
              </w:rPr>
              <w:t>...</w:t>
            </w:r>
          </w:p>
          <w:p w14:paraId="0B4B05CF" w14:textId="77777777"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14:paraId="582A8CAC" w14:textId="77777777" w:rsidR="00D6280E" w:rsidRPr="00D6280E" w:rsidRDefault="00112B49" w:rsidP="00706DD7">
            <w:pPr>
              <w:pStyle w:val="af1"/>
            </w:pPr>
            <w:r>
              <w:tab/>
            </w:r>
            <w:r>
              <w:rPr>
                <w:rFonts w:hint="eastAsia"/>
              </w:rPr>
              <w:t>......</w:t>
            </w:r>
          </w:p>
          <w:p w14:paraId="73637E58" w14:textId="77777777"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14:paraId="4AF2EA55" w14:textId="77777777" w:rsidR="00D6280E" w:rsidRPr="00D6280E" w:rsidRDefault="00D6280E" w:rsidP="00706DD7">
            <w:pPr>
              <w:pStyle w:val="af1"/>
            </w:pPr>
            <w:r w:rsidRPr="00D6280E">
              <w:t>}</w:t>
            </w:r>
          </w:p>
          <w:p w14:paraId="64149C2A" w14:textId="77777777" w:rsidR="00D6280E" w:rsidRDefault="003E4383" w:rsidP="00706DD7">
            <w:pPr>
              <w:pStyle w:val="af1"/>
            </w:pPr>
            <w:r>
              <w:rPr>
                <w:rFonts w:hint="eastAsia"/>
              </w:rPr>
              <w:t>...</w:t>
            </w:r>
            <w:r w:rsidR="00BC1443">
              <w:rPr>
                <w:rFonts w:hint="eastAsia"/>
              </w:rPr>
              <w:t>...</w:t>
            </w:r>
          </w:p>
          <w:p w14:paraId="05B7D692" w14:textId="77777777" w:rsidR="00706DD7" w:rsidRPr="00D6280E" w:rsidRDefault="00706DD7" w:rsidP="00706DD7">
            <w:pPr>
              <w:pStyle w:val="af1"/>
            </w:pPr>
          </w:p>
        </w:tc>
      </w:tr>
    </w:tbl>
    <w:p w14:paraId="79426085" w14:textId="77777777"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14:paraId="027DB80B" w14:textId="77777777" w:rsidR="00691592" w:rsidRDefault="003B4708" w:rsidP="00381A5A">
      <w:pPr>
        <w:ind w:firstLineChars="0" w:firstLine="0"/>
        <w:jc w:val="center"/>
      </w:pPr>
      <w:r>
        <w:rPr>
          <w:noProof/>
        </w:rPr>
        <w:drawing>
          <wp:inline distT="0" distB="0" distL="0" distR="0" wp14:anchorId="47D3FF9F" wp14:editId="2B024091">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14:paraId="2C0A3CDD" w14:textId="77777777"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14:paraId="1FCDACFA" w14:textId="77777777" w:rsidR="00691592" w:rsidRPr="007949A5" w:rsidRDefault="00F06095" w:rsidP="007949A5">
      <w:pPr>
        <w:pStyle w:val="2"/>
      </w:pPr>
      <w:bookmarkStart w:id="1014" w:name="_Toc482019025"/>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1014"/>
    </w:p>
    <w:p w14:paraId="3071B043" w14:textId="77777777"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14:paraId="1483D215" w14:textId="77777777" w:rsidR="00691592" w:rsidRDefault="00DA013C" w:rsidP="00381A5A">
      <w:pPr>
        <w:ind w:firstLineChars="0" w:firstLine="0"/>
        <w:jc w:val="center"/>
      </w:pPr>
      <w:r>
        <w:object w:dxaOrig="4076" w:dyaOrig="1032" w14:anchorId="1073D14C">
          <v:shape id="_x0000_i1042" type="#_x0000_t75" style="width:202.75pt;height:51pt" o:ole="">
            <v:imagedata r:id="rId65" o:title=""/>
          </v:shape>
          <o:OLEObject Type="Embed" ProgID="Visio.Drawing.11" ShapeID="_x0000_i1042" DrawAspect="Content" ObjectID="_1555770775" r:id="rId66"/>
        </w:object>
      </w:r>
    </w:p>
    <w:p w14:paraId="201F3E02" w14:textId="77777777"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14:paraId="699A860D" w14:textId="77777777"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14:paraId="68158AD2" w14:textId="77777777"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14:paraId="1D7B7BEC" w14:textId="77777777" w:rsidR="00C32526" w:rsidRDefault="0094394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14:paraId="254DDA36" w14:textId="77777777" w:rsidR="00C32526" w:rsidRPr="00771EA9" w:rsidRDefault="0094394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14:paraId="36B91C6A" w14:textId="77777777"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14:paraId="7683DD54" w14:textId="77777777" w:rsidR="005D7A94" w:rsidRDefault="0023087D" w:rsidP="0023087D">
      <w:pPr>
        <w:ind w:firstLine="480"/>
      </w:pPr>
      <w:r>
        <w:rPr>
          <w:rFonts w:hint="eastAsia"/>
        </w:rPr>
        <w:t>由模型可知，引入一个求和模块之后，对算法产生了</w:t>
      </w:r>
      <w:r w:rsidR="00283006">
        <w:rPr>
          <w:rFonts w:hint="eastAsia"/>
        </w:rPr>
        <w:t>更多的限制</w:t>
      </w:r>
      <w:r>
        <w:rPr>
          <w:rFonts w:hint="eastAsia"/>
        </w:rPr>
        <w:t>。在迭代的过程中，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C86355">
        <w:rPr>
          <w:rFonts w:hint="eastAsia"/>
        </w:rPr>
        <w:t>，计算</w:t>
      </w:r>
      <w:r w:rsidR="00283006">
        <w:rPr>
          <w:rFonts w:hint="eastAsia"/>
        </w:rPr>
        <w:t>时需要</w:t>
      </w:r>
      <w:r w:rsidR="007B010B">
        <w:rPr>
          <w:rFonts w:hint="eastAsia"/>
        </w:rPr>
        <w:t>从电源出发，遍历所有的仿真块</w:t>
      </w:r>
      <w:r>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14:paraId="3BCEE304" w14:textId="77777777"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tblGrid>
      <w:tr w:rsidR="008F4DC5" w:rsidRPr="008F4DC5" w14:paraId="58BE4CA0" w14:textId="77777777" w:rsidTr="008F4DC5">
        <w:trPr>
          <w:jc w:val="center"/>
        </w:trPr>
        <w:tc>
          <w:tcPr>
            <w:tcW w:w="0" w:type="auto"/>
          </w:tcPr>
          <w:p w14:paraId="0AE7E1E7" w14:textId="77777777" w:rsidR="008F4DC5" w:rsidRPr="008F4DC5" w:rsidRDefault="008F37EC" w:rsidP="00802E23">
            <w:pPr>
              <w:pStyle w:val="af1"/>
            </w:pPr>
            <w:r>
              <w:rPr>
                <w:rFonts w:hint="eastAsia"/>
              </w:rPr>
              <w:t>...</w:t>
            </w:r>
          </w:p>
          <w:p w14:paraId="7CD21F66" w14:textId="77777777" w:rsidR="008F4DC5" w:rsidRPr="008F4DC5" w:rsidRDefault="008F4DC5" w:rsidP="00802E23">
            <w:pPr>
              <w:pStyle w:val="af1"/>
            </w:pPr>
            <w:r w:rsidRPr="008F4DC5">
              <w:t>def err=[]</w:t>
            </w:r>
            <w:r w:rsidR="005454E6">
              <w:rPr>
                <w:rFonts w:hint="eastAsia"/>
              </w:rPr>
              <w:t xml:space="preserve"> // </w:t>
            </w:r>
            <w:r w:rsidR="005454E6">
              <w:rPr>
                <w:rFonts w:hint="eastAsia"/>
              </w:rPr>
              <w:t>误差</w:t>
            </w:r>
          </w:p>
          <w:p w14:paraId="240B8D02" w14:textId="77777777" w:rsidR="008F4DC5" w:rsidRDefault="008F37EC" w:rsidP="00802E23">
            <w:pPr>
              <w:pStyle w:val="af1"/>
            </w:pPr>
            <w:r>
              <w:rPr>
                <w:rFonts w:hint="eastAsia"/>
              </w:rPr>
              <w:t>...</w:t>
            </w:r>
          </w:p>
          <w:p w14:paraId="6A2D506E" w14:textId="77777777"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14:paraId="67736978" w14:textId="77777777" w:rsidR="008F4DC5" w:rsidRPr="008F4DC5" w:rsidRDefault="008F4DC5" w:rsidP="00802E23">
            <w:pPr>
              <w:pStyle w:val="af1"/>
            </w:pPr>
            <w:r w:rsidRPr="008F4DC5">
              <w:t>def c12=1-e**(-10*T)</w:t>
            </w:r>
          </w:p>
          <w:p w14:paraId="51A214CF" w14:textId="77777777" w:rsidR="008F4DC5" w:rsidRDefault="008F4DC5" w:rsidP="00802E23">
            <w:pPr>
              <w:pStyle w:val="af1"/>
            </w:pPr>
            <w:r w:rsidRPr="008F4DC5">
              <w:t>def c21=2*T</w:t>
            </w:r>
          </w:p>
          <w:p w14:paraId="52051879" w14:textId="77777777" w:rsidR="008F4DC5" w:rsidRPr="008F4DC5" w:rsidRDefault="008F4DC5" w:rsidP="00802E23">
            <w:pPr>
              <w:pStyle w:val="af1"/>
            </w:pPr>
            <w:r w:rsidRPr="008F4DC5">
              <w:t>(1..n).each{k -&gt;</w:t>
            </w:r>
          </w:p>
          <w:p w14:paraId="2888BA8B" w14:textId="77777777" w:rsidR="008F4DC5" w:rsidRPr="008F4DC5" w:rsidRDefault="008F4DC5" w:rsidP="00802E23">
            <w:pPr>
              <w:pStyle w:val="af1"/>
            </w:pPr>
            <w:r w:rsidRPr="008F4DC5">
              <w:tab/>
              <w:t>err[k]=u[k]-x2[k</w:t>
            </w:r>
            <w:r w:rsidR="00642F8B">
              <w:rPr>
                <w:rFonts w:hint="eastAsia"/>
              </w:rPr>
              <w:t>-1</w:t>
            </w:r>
            <w:r w:rsidRPr="008F4DC5">
              <w:t>] // iteration</w:t>
            </w:r>
          </w:p>
          <w:p w14:paraId="20691F25" w14:textId="77777777" w:rsidR="008F4DC5" w:rsidRDefault="008F4DC5" w:rsidP="00802E23">
            <w:pPr>
              <w:pStyle w:val="af1"/>
            </w:pPr>
            <w:r w:rsidRPr="008F4DC5">
              <w:tab/>
              <w:t>x1[k]=c11*x1[k-1]+c12*err[k]</w:t>
            </w:r>
          </w:p>
          <w:p w14:paraId="7BDC8E34" w14:textId="77777777" w:rsidR="00642F8B" w:rsidRPr="008F4DC5" w:rsidRDefault="00642F8B" w:rsidP="00802E23">
            <w:pPr>
              <w:pStyle w:val="af1"/>
            </w:pPr>
            <w:r w:rsidRPr="008F4DC5">
              <w:tab/>
            </w:r>
            <w:r>
              <w:t>x2[k]</w:t>
            </w:r>
            <w:r w:rsidRPr="008F4DC5">
              <w:t>=x2[k-1]+c21*x1[k-1]</w:t>
            </w:r>
          </w:p>
          <w:p w14:paraId="574850D5" w14:textId="77777777" w:rsidR="008F4DC5" w:rsidRPr="008F4DC5" w:rsidRDefault="008F4DC5" w:rsidP="00802E23">
            <w:pPr>
              <w:pStyle w:val="af1"/>
            </w:pPr>
            <w:r w:rsidRPr="008F4DC5">
              <w:tab/>
              <w:t>y[k]=x2[k]</w:t>
            </w:r>
            <w:r w:rsidR="00642F8B">
              <w:rPr>
                <w:rFonts w:hint="eastAsia"/>
              </w:rPr>
              <w:t xml:space="preserve"> // save output</w:t>
            </w:r>
          </w:p>
          <w:p w14:paraId="0C51E39C" w14:textId="77777777" w:rsidR="008F4DC5" w:rsidRPr="008F4DC5" w:rsidRDefault="008F4DC5" w:rsidP="00802E23">
            <w:pPr>
              <w:pStyle w:val="af1"/>
            </w:pPr>
            <w:r w:rsidRPr="008F4DC5">
              <w:t>}</w:t>
            </w:r>
          </w:p>
          <w:p w14:paraId="3C957E30" w14:textId="77777777" w:rsidR="008F4DC5" w:rsidRDefault="008F37EC" w:rsidP="00802E23">
            <w:pPr>
              <w:pStyle w:val="af1"/>
            </w:pPr>
            <w:r>
              <w:rPr>
                <w:rFonts w:hint="eastAsia"/>
              </w:rPr>
              <w:t>...</w:t>
            </w:r>
          </w:p>
          <w:p w14:paraId="4E16B8D9" w14:textId="77777777" w:rsidR="00A02F17" w:rsidRPr="008F4DC5" w:rsidRDefault="00A02F17" w:rsidP="00802E23">
            <w:pPr>
              <w:pStyle w:val="af1"/>
            </w:pPr>
          </w:p>
        </w:tc>
      </w:tr>
    </w:tbl>
    <w:p w14:paraId="178E7044" w14:textId="77777777"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14:paraId="4E75A7E2" w14:textId="77777777" w:rsidR="00691592" w:rsidRDefault="000D79D6" w:rsidP="00381A5A">
      <w:pPr>
        <w:ind w:firstLineChars="0" w:firstLine="0"/>
        <w:jc w:val="center"/>
      </w:pPr>
      <w:r>
        <w:rPr>
          <w:rFonts w:hint="eastAsia"/>
          <w:noProof/>
        </w:rPr>
        <w:drawing>
          <wp:inline distT="0" distB="0" distL="0" distR="0" wp14:anchorId="46310330" wp14:editId="61541337">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14:paraId="12B67860" w14:textId="77777777"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14:paraId="7D34A43B" w14:textId="77777777" w:rsidR="000D79D6" w:rsidRPr="007949A5" w:rsidRDefault="00F506C0" w:rsidP="007949A5">
      <w:pPr>
        <w:pStyle w:val="2"/>
      </w:pPr>
      <w:bookmarkStart w:id="1015" w:name="_Toc482019026"/>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1015"/>
    </w:p>
    <w:p w14:paraId="678D75D3" w14:textId="77777777"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使用多态来统一。我们总可以通过不断地重构，尽可能地消除代码中的“重复”</w:t>
      </w:r>
      <w:r>
        <w:rPr>
          <w:rFonts w:hint="eastAsia"/>
        </w:rPr>
        <w:t>。</w:t>
      </w:r>
    </w:p>
    <w:p w14:paraId="38EE0C60" w14:textId="77777777"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14:paraId="1F5D87DC" w14:textId="77777777" w:rsidR="005C1BB1" w:rsidRPr="00695D00" w:rsidRDefault="005C1BB1" w:rsidP="00381A5A">
      <w:pPr>
        <w:ind w:firstLineChars="0" w:firstLine="0"/>
        <w:jc w:val="center"/>
      </w:pPr>
      <w:r>
        <w:object w:dxaOrig="2245" w:dyaOrig="694" w14:anchorId="71720975">
          <v:shape id="_x0000_i1043" type="#_x0000_t75" style="width:112.85pt;height:35.8pt" o:ole="">
            <v:imagedata r:id="rId68" o:title=""/>
          </v:shape>
          <o:OLEObject Type="Embed" ProgID="Visio.Drawing.11" ShapeID="_x0000_i1043" DrawAspect="Content" ObjectID="_1555770776" r:id="rId69"/>
        </w:object>
      </w:r>
    </w:p>
    <w:p w14:paraId="6231B340" w14:textId="77777777"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14:paraId="27B67E29" w14:textId="77777777"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14:paraId="1F12B18E" w14:textId="77777777"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14:paraId="2B325314" w14:textId="77777777"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14:paraId="44A9EC79" w14:textId="77777777"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14:paraId="45E1BF5D" w14:textId="77777777" w:rsidR="00C32526" w:rsidRDefault="000338B9" w:rsidP="00381A5A">
      <w:pPr>
        <w:ind w:firstLineChars="0" w:firstLine="0"/>
        <w:jc w:val="center"/>
      </w:pPr>
      <w:r>
        <w:rPr>
          <w:noProof/>
        </w:rPr>
        <w:drawing>
          <wp:inline distT="0" distB="0" distL="0" distR="0" wp14:anchorId="3EE1BD99" wp14:editId="7533663A">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14:paraId="007731B9" w14:textId="77777777"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14:paraId="77BB3F00" w14:textId="77777777"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7"/>
      </w:tblGrid>
      <w:tr w:rsidR="000338B9" w:rsidRPr="000338B9" w14:paraId="290436A8" w14:textId="77777777" w:rsidTr="000338B9">
        <w:trPr>
          <w:jc w:val="center"/>
        </w:trPr>
        <w:tc>
          <w:tcPr>
            <w:tcW w:w="0" w:type="auto"/>
          </w:tcPr>
          <w:p w14:paraId="656CD710" w14:textId="77777777"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14:paraId="1B837421" w14:textId="77777777" w:rsidR="0012665E" w:rsidRPr="0012665E" w:rsidRDefault="0012665E" w:rsidP="00802E23">
            <w:pPr>
              <w:pStyle w:val="af1"/>
            </w:pPr>
            <w:r w:rsidRPr="0012665E">
              <w:tab/>
              <w:t>double T=0.01</w:t>
            </w:r>
          </w:p>
          <w:p w14:paraId="1D0ADE5F" w14:textId="77777777" w:rsidR="0012665E" w:rsidRPr="0012665E" w:rsidRDefault="0012665E" w:rsidP="00802E23">
            <w:pPr>
              <w:pStyle w:val="af1"/>
            </w:pPr>
            <w:r w:rsidRPr="0012665E">
              <w:tab/>
              <w:t>double totalTime=10</w:t>
            </w:r>
          </w:p>
          <w:p w14:paraId="4501A7D2" w14:textId="77777777" w:rsidR="0012665E" w:rsidRPr="0012665E" w:rsidRDefault="0012665E" w:rsidP="00802E23">
            <w:pPr>
              <w:pStyle w:val="af1"/>
            </w:pPr>
          </w:p>
          <w:p w14:paraId="6B8FFDCD" w14:textId="77777777" w:rsidR="0012665E" w:rsidRPr="0012665E" w:rsidRDefault="0012665E" w:rsidP="00802E23">
            <w:pPr>
              <w:pStyle w:val="af1"/>
            </w:pPr>
            <w:r w:rsidRPr="0012665E">
              <w:tab/>
              <w:t>int n=totalTime/T</w:t>
            </w:r>
          </w:p>
          <w:p w14:paraId="0E088B80" w14:textId="77777777" w:rsidR="0012665E" w:rsidRPr="0012665E" w:rsidRDefault="0012665E" w:rsidP="00802E23">
            <w:pPr>
              <w:pStyle w:val="af1"/>
            </w:pPr>
            <w:r w:rsidRPr="0012665E">
              <w:tab/>
              <w:t>double currentTime=0.0</w:t>
            </w:r>
          </w:p>
          <w:p w14:paraId="78DC61DF" w14:textId="77777777" w:rsidR="0012665E" w:rsidRPr="0012665E" w:rsidRDefault="0012665E" w:rsidP="00802E23">
            <w:pPr>
              <w:pStyle w:val="af1"/>
            </w:pPr>
            <w:r w:rsidRPr="0012665E">
              <w:tab/>
              <w:t>int i=0</w:t>
            </w:r>
          </w:p>
          <w:p w14:paraId="39A3A6F1" w14:textId="77777777" w:rsidR="0012665E" w:rsidRPr="0012665E" w:rsidRDefault="0012665E" w:rsidP="00802E23">
            <w:pPr>
              <w:pStyle w:val="af1"/>
            </w:pPr>
          </w:p>
          <w:p w14:paraId="56483A00" w14:textId="77777777" w:rsidR="0012665E" w:rsidRPr="0012665E" w:rsidRDefault="0012665E" w:rsidP="00802E23">
            <w:pPr>
              <w:pStyle w:val="af1"/>
            </w:pPr>
            <w:r w:rsidRPr="0012665E">
              <w:tab/>
              <w:t>void next(){</w:t>
            </w:r>
          </w:p>
          <w:p w14:paraId="2BE5F2A9" w14:textId="77777777" w:rsidR="0012665E" w:rsidRPr="0012665E" w:rsidRDefault="0012665E" w:rsidP="00802E23">
            <w:pPr>
              <w:pStyle w:val="af1"/>
            </w:pPr>
            <w:r w:rsidRPr="0012665E">
              <w:tab/>
            </w:r>
            <w:r w:rsidRPr="0012665E">
              <w:tab/>
              <w:t>++i</w:t>
            </w:r>
          </w:p>
          <w:p w14:paraId="2F9AFD03" w14:textId="77777777" w:rsidR="0012665E" w:rsidRPr="0012665E" w:rsidRDefault="0012665E" w:rsidP="00802E23">
            <w:pPr>
              <w:pStyle w:val="af1"/>
            </w:pPr>
            <w:r w:rsidRPr="0012665E">
              <w:tab/>
            </w:r>
            <w:r w:rsidRPr="0012665E">
              <w:tab/>
              <w:t>currentTime+=T</w:t>
            </w:r>
          </w:p>
          <w:p w14:paraId="67E917BB" w14:textId="77777777" w:rsidR="0012665E" w:rsidRPr="0012665E" w:rsidRDefault="0012665E" w:rsidP="00802E23">
            <w:pPr>
              <w:pStyle w:val="af1"/>
            </w:pPr>
            <w:r w:rsidRPr="0012665E">
              <w:tab/>
              <w:t>}</w:t>
            </w:r>
          </w:p>
          <w:p w14:paraId="74405140" w14:textId="77777777" w:rsidR="0012665E" w:rsidRPr="0012665E" w:rsidRDefault="0012665E" w:rsidP="00802E23">
            <w:pPr>
              <w:pStyle w:val="af1"/>
            </w:pPr>
            <w:r w:rsidRPr="0012665E">
              <w:t>}</w:t>
            </w:r>
          </w:p>
          <w:p w14:paraId="6279E8CD" w14:textId="77777777" w:rsidR="0012665E" w:rsidRPr="0012665E" w:rsidRDefault="0012665E" w:rsidP="00802E23">
            <w:pPr>
              <w:pStyle w:val="af1"/>
            </w:pPr>
          </w:p>
          <w:p w14:paraId="79E4F7AE" w14:textId="77777777"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14:paraId="5FFECE09" w14:textId="77777777" w:rsidR="0012665E" w:rsidRPr="0012665E" w:rsidRDefault="0012665E" w:rsidP="00802E23">
            <w:pPr>
              <w:pStyle w:val="af1"/>
            </w:pPr>
            <w:r w:rsidRPr="0012665E">
              <w:tab/>
              <w:t>Config config</w:t>
            </w:r>
          </w:p>
          <w:p w14:paraId="4D332AFA" w14:textId="77777777" w:rsidR="0012665E" w:rsidRPr="0012665E" w:rsidRDefault="0012665E" w:rsidP="00802E23">
            <w:pPr>
              <w:pStyle w:val="af1"/>
            </w:pPr>
            <w:r w:rsidRPr="0012665E">
              <w:tab/>
              <w:t>def e=Math.E</w:t>
            </w:r>
          </w:p>
          <w:p w14:paraId="3F048E64" w14:textId="77777777" w:rsidR="0012665E" w:rsidRPr="0012665E" w:rsidRDefault="0012665E" w:rsidP="00802E23">
            <w:pPr>
              <w:pStyle w:val="af1"/>
            </w:pPr>
          </w:p>
          <w:p w14:paraId="2CD75670" w14:textId="77777777" w:rsidR="0012665E" w:rsidRPr="0012665E" w:rsidRDefault="0012665E" w:rsidP="00802E23">
            <w:pPr>
              <w:pStyle w:val="af1"/>
            </w:pPr>
            <w:r w:rsidRPr="0012665E">
              <w:tab/>
              <w:t>double k=1</w:t>
            </w:r>
          </w:p>
          <w:p w14:paraId="5C1BE4CC" w14:textId="77777777" w:rsidR="0012665E" w:rsidRPr="0012665E" w:rsidRDefault="0012665E" w:rsidP="00802E23">
            <w:pPr>
              <w:pStyle w:val="af1"/>
            </w:pPr>
            <w:r w:rsidRPr="0012665E">
              <w:tab/>
              <w:t>double t=0.1</w:t>
            </w:r>
          </w:p>
          <w:p w14:paraId="35254558" w14:textId="77777777" w:rsidR="0012665E" w:rsidRPr="0012665E" w:rsidRDefault="0012665E" w:rsidP="00802E23">
            <w:pPr>
              <w:pStyle w:val="af1"/>
            </w:pPr>
          </w:p>
          <w:p w14:paraId="71E215A3" w14:textId="77777777" w:rsidR="0012665E" w:rsidRPr="0012665E" w:rsidRDefault="0012665E" w:rsidP="00802E23">
            <w:pPr>
              <w:pStyle w:val="af1"/>
            </w:pPr>
            <w:r w:rsidRPr="0012665E">
              <w:tab/>
              <w:t>double out=0.0 //initial value</w:t>
            </w:r>
          </w:p>
          <w:p w14:paraId="0964F1CC" w14:textId="77777777" w:rsidR="0012665E" w:rsidRPr="0012665E" w:rsidRDefault="0012665E" w:rsidP="00802E23">
            <w:pPr>
              <w:pStyle w:val="af1"/>
            </w:pPr>
          </w:p>
          <w:p w14:paraId="009CE206" w14:textId="77777777" w:rsidR="0012665E" w:rsidRPr="0012665E" w:rsidRDefault="0012665E" w:rsidP="00802E23">
            <w:pPr>
              <w:pStyle w:val="af1"/>
            </w:pPr>
            <w:r w:rsidRPr="0012665E">
              <w:tab/>
              <w:t>double c1</w:t>
            </w:r>
          </w:p>
          <w:p w14:paraId="1D97BB86" w14:textId="77777777" w:rsidR="0012665E" w:rsidRPr="0012665E" w:rsidRDefault="0012665E" w:rsidP="00802E23">
            <w:pPr>
              <w:pStyle w:val="af1"/>
            </w:pPr>
            <w:r w:rsidRPr="0012665E">
              <w:tab/>
              <w:t>double c2</w:t>
            </w:r>
          </w:p>
          <w:p w14:paraId="6101D820" w14:textId="77777777" w:rsidR="0012665E" w:rsidRPr="0012665E" w:rsidRDefault="0012665E" w:rsidP="00802E23">
            <w:pPr>
              <w:pStyle w:val="af1"/>
            </w:pPr>
          </w:p>
          <w:p w14:paraId="1ECD1DCE" w14:textId="77777777" w:rsidR="0012665E" w:rsidRPr="0012665E" w:rsidRDefault="0012665E" w:rsidP="00802E23">
            <w:pPr>
              <w:pStyle w:val="af1"/>
            </w:pPr>
            <w:r w:rsidRPr="0012665E">
              <w:tab/>
              <w:t>def init(){</w:t>
            </w:r>
          </w:p>
          <w:p w14:paraId="3DFD1F49" w14:textId="77777777" w:rsidR="0012665E" w:rsidRPr="0012665E" w:rsidRDefault="0012665E" w:rsidP="00802E23">
            <w:pPr>
              <w:pStyle w:val="af1"/>
            </w:pPr>
            <w:r w:rsidRPr="0012665E">
              <w:tab/>
            </w:r>
            <w:r w:rsidRPr="0012665E">
              <w:tab/>
              <w:t>c1=e**(-config.T/t)</w:t>
            </w:r>
          </w:p>
          <w:p w14:paraId="32A5F6E2" w14:textId="77777777" w:rsidR="0012665E" w:rsidRPr="0012665E" w:rsidRDefault="0012665E" w:rsidP="00802E23">
            <w:pPr>
              <w:pStyle w:val="af1"/>
            </w:pPr>
            <w:r w:rsidRPr="0012665E">
              <w:tab/>
            </w:r>
            <w:r w:rsidRPr="0012665E">
              <w:tab/>
              <w:t>c2=k*(1-e**(-config.T/t))</w:t>
            </w:r>
          </w:p>
          <w:p w14:paraId="23FCFAE5" w14:textId="77777777" w:rsidR="0012665E" w:rsidRPr="0012665E" w:rsidRDefault="0012665E" w:rsidP="00802E23">
            <w:pPr>
              <w:pStyle w:val="af1"/>
            </w:pPr>
            <w:r w:rsidRPr="0012665E">
              <w:tab/>
              <w:t>}</w:t>
            </w:r>
          </w:p>
          <w:p w14:paraId="3B31DEE9" w14:textId="77777777" w:rsidR="0012665E" w:rsidRPr="0012665E" w:rsidRDefault="0012665E" w:rsidP="00802E23">
            <w:pPr>
              <w:pStyle w:val="af1"/>
            </w:pPr>
          </w:p>
          <w:p w14:paraId="03416192" w14:textId="77777777" w:rsidR="0012665E" w:rsidRPr="0012665E" w:rsidRDefault="0012665E" w:rsidP="00802E23">
            <w:pPr>
              <w:pStyle w:val="af1"/>
            </w:pPr>
            <w:r w:rsidRPr="0012665E">
              <w:tab/>
              <w:t>double next(double input){</w:t>
            </w:r>
          </w:p>
          <w:p w14:paraId="7E48D81B" w14:textId="77777777" w:rsidR="0012665E" w:rsidRPr="0012665E" w:rsidRDefault="0012665E" w:rsidP="00802E23">
            <w:pPr>
              <w:pStyle w:val="af1"/>
            </w:pPr>
            <w:r w:rsidRPr="0012665E">
              <w:tab/>
            </w:r>
            <w:r w:rsidRPr="0012665E">
              <w:tab/>
              <w:t>out=c1*out+c2*input</w:t>
            </w:r>
          </w:p>
          <w:p w14:paraId="4B977B3F" w14:textId="77777777" w:rsidR="0012665E" w:rsidRPr="0012665E" w:rsidRDefault="0012665E" w:rsidP="00802E23">
            <w:pPr>
              <w:pStyle w:val="af1"/>
            </w:pPr>
            <w:r w:rsidRPr="0012665E">
              <w:tab/>
            </w:r>
            <w:r w:rsidRPr="0012665E">
              <w:tab/>
              <w:t>return out</w:t>
            </w:r>
          </w:p>
          <w:p w14:paraId="0D5FFEF9" w14:textId="77777777" w:rsidR="0012665E" w:rsidRPr="0012665E" w:rsidRDefault="0012665E" w:rsidP="00802E23">
            <w:pPr>
              <w:pStyle w:val="af1"/>
            </w:pPr>
            <w:r w:rsidRPr="0012665E">
              <w:tab/>
              <w:t>}</w:t>
            </w:r>
          </w:p>
          <w:p w14:paraId="36C55D31" w14:textId="77777777" w:rsidR="0012665E" w:rsidRPr="0012665E" w:rsidRDefault="0012665E" w:rsidP="00802E23">
            <w:pPr>
              <w:pStyle w:val="af1"/>
            </w:pPr>
            <w:r w:rsidRPr="0012665E">
              <w:t>}</w:t>
            </w:r>
          </w:p>
          <w:p w14:paraId="4C94E642" w14:textId="77777777" w:rsidR="0012665E" w:rsidRPr="0012665E" w:rsidRDefault="0012665E" w:rsidP="00802E23">
            <w:pPr>
              <w:pStyle w:val="af1"/>
            </w:pPr>
          </w:p>
          <w:p w14:paraId="07525A6E" w14:textId="77777777"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14:paraId="7D63E960" w14:textId="77777777" w:rsidR="0012665E" w:rsidRPr="0012665E" w:rsidRDefault="0012665E" w:rsidP="00802E23">
            <w:pPr>
              <w:pStyle w:val="af1"/>
            </w:pPr>
            <w:r w:rsidRPr="0012665E">
              <w:tab/>
              <w:t>def start</w:t>
            </w:r>
          </w:p>
          <w:p w14:paraId="7CFD09A6" w14:textId="77777777" w:rsidR="0012665E" w:rsidRPr="0012665E" w:rsidRDefault="0012665E" w:rsidP="00802E23">
            <w:pPr>
              <w:pStyle w:val="af1"/>
            </w:pPr>
            <w:r w:rsidRPr="0012665E">
              <w:tab/>
              <w:t>def end</w:t>
            </w:r>
          </w:p>
          <w:p w14:paraId="1268163A" w14:textId="77777777" w:rsidR="0012665E" w:rsidRPr="0012665E" w:rsidRDefault="0012665E" w:rsidP="00802E23">
            <w:pPr>
              <w:pStyle w:val="af1"/>
            </w:pPr>
            <w:r w:rsidRPr="0012665E">
              <w:tab/>
            </w:r>
          </w:p>
          <w:p w14:paraId="3E29585B" w14:textId="77777777" w:rsidR="0012665E" w:rsidRPr="0012665E" w:rsidRDefault="0012665E" w:rsidP="00802E23">
            <w:pPr>
              <w:pStyle w:val="af1"/>
            </w:pPr>
            <w:r w:rsidRPr="0012665E">
              <w:tab/>
              <w:t>void next(){</w:t>
            </w:r>
          </w:p>
          <w:p w14:paraId="532F781E" w14:textId="77777777" w:rsidR="0012665E" w:rsidRPr="0012665E" w:rsidRDefault="0012665E" w:rsidP="00802E23">
            <w:pPr>
              <w:pStyle w:val="af1"/>
            </w:pPr>
            <w:r w:rsidRPr="0012665E">
              <w:tab/>
            </w:r>
            <w:r w:rsidRPr="0012665E">
              <w:tab/>
              <w:t>end.</w:t>
            </w:r>
            <w:r w:rsidRPr="00941207">
              <w:rPr>
                <w:b/>
              </w:rPr>
              <w:t>next</w:t>
            </w:r>
            <w:r w:rsidRPr="0012665E">
              <w:t>(start.next())</w:t>
            </w:r>
          </w:p>
          <w:p w14:paraId="5F2007AA" w14:textId="77777777" w:rsidR="0012665E" w:rsidRPr="0012665E" w:rsidRDefault="0012665E" w:rsidP="00802E23">
            <w:pPr>
              <w:pStyle w:val="af1"/>
            </w:pPr>
            <w:r w:rsidRPr="0012665E">
              <w:tab/>
              <w:t>}</w:t>
            </w:r>
          </w:p>
          <w:p w14:paraId="6AD2ECC2" w14:textId="77777777" w:rsidR="0012665E" w:rsidRPr="0012665E" w:rsidRDefault="0012665E" w:rsidP="00802E23">
            <w:pPr>
              <w:pStyle w:val="af1"/>
            </w:pPr>
            <w:r w:rsidRPr="0012665E">
              <w:t>}</w:t>
            </w:r>
          </w:p>
          <w:p w14:paraId="38D1ACD0" w14:textId="77777777" w:rsidR="0012665E" w:rsidRPr="0012665E" w:rsidRDefault="0012665E" w:rsidP="00802E23">
            <w:pPr>
              <w:pStyle w:val="af1"/>
            </w:pPr>
          </w:p>
          <w:p w14:paraId="5EDF7569" w14:textId="77777777" w:rsidR="0012665E" w:rsidRPr="0012665E" w:rsidRDefault="0012665E" w:rsidP="00802E23">
            <w:pPr>
              <w:pStyle w:val="af1"/>
            </w:pPr>
            <w:r w:rsidRPr="0012665E">
              <w:t xml:space="preserve">class StepSource{ // </w:t>
            </w:r>
            <w:r w:rsidR="0013500B">
              <w:rPr>
                <w:rFonts w:hint="eastAsia"/>
              </w:rPr>
              <w:t>阶跃源</w:t>
            </w:r>
          </w:p>
          <w:p w14:paraId="3DA832C8" w14:textId="77777777" w:rsidR="0012665E" w:rsidRPr="0012665E" w:rsidRDefault="0012665E" w:rsidP="00802E23">
            <w:pPr>
              <w:pStyle w:val="af1"/>
            </w:pPr>
            <w:r w:rsidRPr="0012665E">
              <w:tab/>
              <w:t>double next(){</w:t>
            </w:r>
          </w:p>
          <w:p w14:paraId="78B1033C" w14:textId="77777777" w:rsidR="0012665E" w:rsidRPr="0012665E" w:rsidRDefault="0012665E" w:rsidP="00802E23">
            <w:pPr>
              <w:pStyle w:val="af1"/>
            </w:pPr>
            <w:r w:rsidRPr="0012665E">
              <w:tab/>
            </w:r>
            <w:r w:rsidRPr="0012665E">
              <w:tab/>
              <w:t>return 1.0</w:t>
            </w:r>
          </w:p>
          <w:p w14:paraId="39D61A2C" w14:textId="77777777" w:rsidR="0012665E" w:rsidRPr="0012665E" w:rsidRDefault="0012665E" w:rsidP="00802E23">
            <w:pPr>
              <w:pStyle w:val="af1"/>
            </w:pPr>
            <w:r w:rsidRPr="0012665E">
              <w:tab/>
              <w:t>}</w:t>
            </w:r>
          </w:p>
          <w:p w14:paraId="65B6C9BF" w14:textId="77777777" w:rsidR="0012665E" w:rsidRPr="0012665E" w:rsidRDefault="0012665E" w:rsidP="00802E23">
            <w:pPr>
              <w:pStyle w:val="af1"/>
            </w:pPr>
            <w:r w:rsidRPr="0012665E">
              <w:t>}</w:t>
            </w:r>
          </w:p>
          <w:p w14:paraId="30669455" w14:textId="77777777" w:rsidR="0012665E" w:rsidRPr="0012665E" w:rsidRDefault="0012665E" w:rsidP="00802E23">
            <w:pPr>
              <w:pStyle w:val="af1"/>
            </w:pPr>
          </w:p>
          <w:p w14:paraId="6A554297" w14:textId="77777777" w:rsidR="0012665E" w:rsidRPr="0012665E" w:rsidRDefault="0012665E" w:rsidP="00802E23">
            <w:pPr>
              <w:pStyle w:val="af1"/>
            </w:pPr>
            <w:r w:rsidRPr="0012665E">
              <w:t>class Simulation{</w:t>
            </w:r>
          </w:p>
          <w:p w14:paraId="63E88028" w14:textId="77777777" w:rsidR="0012665E" w:rsidRPr="0012665E" w:rsidRDefault="0012665E" w:rsidP="00802E23">
            <w:pPr>
              <w:pStyle w:val="af1"/>
            </w:pPr>
            <w:r w:rsidRPr="0012665E">
              <w:tab/>
              <w:t>def simulate(){</w:t>
            </w:r>
          </w:p>
          <w:p w14:paraId="69896E8C" w14:textId="77777777"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14:paraId="5862DFE7" w14:textId="77777777" w:rsidR="0012665E" w:rsidRPr="0012665E" w:rsidRDefault="0012665E" w:rsidP="00802E23">
            <w:pPr>
              <w:pStyle w:val="af1"/>
            </w:pPr>
          </w:p>
          <w:p w14:paraId="64348219" w14:textId="77777777"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14:paraId="4D6FE979" w14:textId="77777777" w:rsidR="0012665E" w:rsidRPr="0012665E" w:rsidRDefault="0012665E" w:rsidP="00802E23">
            <w:pPr>
              <w:pStyle w:val="af1"/>
            </w:pPr>
          </w:p>
          <w:p w14:paraId="595CB27A" w14:textId="77777777" w:rsidR="0012665E" w:rsidRPr="0012665E" w:rsidRDefault="0012665E" w:rsidP="00802E23">
            <w:pPr>
              <w:pStyle w:val="af1"/>
            </w:pPr>
            <w:r w:rsidRPr="0012665E">
              <w:tab/>
            </w:r>
            <w:r w:rsidRPr="0012665E">
              <w:tab/>
              <w:t>def inertia=new Inertia()</w:t>
            </w:r>
          </w:p>
          <w:p w14:paraId="5437E542" w14:textId="77777777" w:rsidR="0012665E" w:rsidRPr="0012665E" w:rsidRDefault="0012665E" w:rsidP="00802E23">
            <w:pPr>
              <w:pStyle w:val="af1"/>
            </w:pPr>
            <w:r w:rsidRPr="0012665E">
              <w:tab/>
            </w:r>
            <w:r w:rsidRPr="0012665E">
              <w:tab/>
              <w:t>inertia.config=config</w:t>
            </w:r>
          </w:p>
          <w:p w14:paraId="7F63073D" w14:textId="77777777" w:rsidR="0012665E" w:rsidRPr="0012665E" w:rsidRDefault="0012665E" w:rsidP="00802E23">
            <w:pPr>
              <w:pStyle w:val="af1"/>
            </w:pPr>
            <w:r w:rsidRPr="0012665E">
              <w:tab/>
            </w:r>
            <w:r w:rsidRPr="0012665E">
              <w:tab/>
              <w:t>inertia.init()</w:t>
            </w:r>
          </w:p>
          <w:p w14:paraId="1519AF71" w14:textId="77777777" w:rsidR="0012665E" w:rsidRPr="0012665E" w:rsidRDefault="0012665E" w:rsidP="00802E23">
            <w:pPr>
              <w:pStyle w:val="af1"/>
            </w:pPr>
          </w:p>
          <w:p w14:paraId="156C3455" w14:textId="77777777"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14:paraId="73204FC8" w14:textId="77777777" w:rsidR="0012665E" w:rsidRPr="0012665E" w:rsidRDefault="0012665E" w:rsidP="00802E23">
            <w:pPr>
              <w:pStyle w:val="af1"/>
            </w:pPr>
            <w:r w:rsidRPr="0012665E">
              <w:tab/>
            </w:r>
            <w:r w:rsidRPr="0012665E">
              <w:tab/>
              <w:t>line1.start=source</w:t>
            </w:r>
          </w:p>
          <w:p w14:paraId="39A1A09F" w14:textId="77777777" w:rsidR="0012665E" w:rsidRPr="0012665E" w:rsidRDefault="0012665E" w:rsidP="00802E23">
            <w:pPr>
              <w:pStyle w:val="af1"/>
            </w:pPr>
            <w:r w:rsidRPr="0012665E">
              <w:tab/>
            </w:r>
            <w:r w:rsidRPr="0012665E">
              <w:tab/>
              <w:t>line1.end=inertia</w:t>
            </w:r>
          </w:p>
          <w:p w14:paraId="089BBC12" w14:textId="77777777" w:rsidR="0012665E" w:rsidRPr="0012665E" w:rsidRDefault="0012665E" w:rsidP="00802E23">
            <w:pPr>
              <w:pStyle w:val="af1"/>
            </w:pPr>
          </w:p>
          <w:p w14:paraId="598ABCE1" w14:textId="77777777" w:rsidR="0012665E" w:rsidRPr="0012665E" w:rsidRDefault="0012665E" w:rsidP="00802E23">
            <w:pPr>
              <w:pStyle w:val="af1"/>
            </w:pPr>
            <w:r w:rsidRPr="0012665E">
              <w:tab/>
            </w:r>
            <w:r w:rsidRPr="0012665E">
              <w:tab/>
              <w:t>def y=[]</w:t>
            </w:r>
          </w:p>
          <w:p w14:paraId="3A7CE260" w14:textId="77777777" w:rsidR="0012665E" w:rsidRPr="0012665E" w:rsidRDefault="0012665E" w:rsidP="00802E23">
            <w:pPr>
              <w:pStyle w:val="af1"/>
            </w:pPr>
            <w:r w:rsidRPr="0012665E">
              <w:tab/>
            </w:r>
            <w:r w:rsidRPr="0012665E">
              <w:tab/>
              <w:t>y[0]=inertia.out</w:t>
            </w:r>
          </w:p>
          <w:p w14:paraId="64054029" w14:textId="77777777" w:rsidR="0012665E" w:rsidRPr="0012665E" w:rsidRDefault="0012665E" w:rsidP="00802E23">
            <w:pPr>
              <w:pStyle w:val="af1"/>
            </w:pPr>
          </w:p>
          <w:p w14:paraId="387B4315" w14:textId="77777777"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14:paraId="6BC93C77" w14:textId="77777777" w:rsidR="0012665E" w:rsidRPr="0012665E" w:rsidRDefault="0012665E" w:rsidP="00802E23">
            <w:pPr>
              <w:pStyle w:val="af1"/>
            </w:pPr>
            <w:r w:rsidRPr="0012665E">
              <w:tab/>
            </w:r>
            <w:r w:rsidRPr="0012665E">
              <w:tab/>
            </w:r>
            <w:r w:rsidRPr="0012665E">
              <w:tab/>
              <w:t>config.next()</w:t>
            </w:r>
          </w:p>
          <w:p w14:paraId="22219825" w14:textId="77777777" w:rsidR="0012665E" w:rsidRPr="0012665E" w:rsidRDefault="0012665E" w:rsidP="00802E23">
            <w:pPr>
              <w:pStyle w:val="af1"/>
            </w:pPr>
            <w:r w:rsidRPr="0012665E">
              <w:tab/>
            </w:r>
            <w:r w:rsidRPr="0012665E">
              <w:tab/>
            </w:r>
            <w:r w:rsidRPr="0012665E">
              <w:tab/>
              <w:t>line1.next()</w:t>
            </w:r>
          </w:p>
          <w:p w14:paraId="7DD6811B" w14:textId="77777777" w:rsidR="0012665E" w:rsidRPr="0012665E" w:rsidRDefault="0012665E" w:rsidP="00802E23">
            <w:pPr>
              <w:pStyle w:val="af1"/>
            </w:pPr>
            <w:r w:rsidRPr="0012665E">
              <w:tab/>
            </w:r>
            <w:r w:rsidRPr="0012665E">
              <w:tab/>
            </w:r>
            <w:r w:rsidRPr="0012665E">
              <w:tab/>
              <w:t>y[it]=inertia.out</w:t>
            </w:r>
          </w:p>
          <w:p w14:paraId="2923D575" w14:textId="77777777" w:rsidR="0012665E" w:rsidRPr="0012665E" w:rsidRDefault="0012665E" w:rsidP="00802E23">
            <w:pPr>
              <w:pStyle w:val="af1"/>
            </w:pPr>
            <w:r w:rsidRPr="0012665E">
              <w:tab/>
            </w:r>
            <w:r w:rsidRPr="0012665E">
              <w:tab/>
              <w:t>}</w:t>
            </w:r>
          </w:p>
          <w:p w14:paraId="5EC0ABAA" w14:textId="77777777" w:rsidR="0012665E" w:rsidRPr="0012665E" w:rsidRDefault="0012665E" w:rsidP="00802E23">
            <w:pPr>
              <w:pStyle w:val="af1"/>
            </w:pPr>
            <w:r w:rsidRPr="0012665E">
              <w:tab/>
            </w:r>
            <w:r w:rsidRPr="0012665E">
              <w:tab/>
              <w:t>return y</w:t>
            </w:r>
          </w:p>
          <w:p w14:paraId="20868183" w14:textId="77777777" w:rsidR="0012665E" w:rsidRPr="0012665E" w:rsidRDefault="0012665E" w:rsidP="00802E23">
            <w:pPr>
              <w:pStyle w:val="af1"/>
            </w:pPr>
            <w:r w:rsidRPr="0012665E">
              <w:tab/>
              <w:t>}</w:t>
            </w:r>
          </w:p>
          <w:p w14:paraId="63232F84" w14:textId="77777777" w:rsidR="0012665E" w:rsidRPr="0012665E" w:rsidRDefault="0012665E" w:rsidP="00802E23">
            <w:pPr>
              <w:pStyle w:val="af1"/>
            </w:pPr>
            <w:r w:rsidRPr="0012665E">
              <w:t>}</w:t>
            </w:r>
          </w:p>
          <w:p w14:paraId="57E2CC3E" w14:textId="77777777" w:rsidR="0012665E" w:rsidRPr="0012665E" w:rsidRDefault="0012665E" w:rsidP="00802E23">
            <w:pPr>
              <w:pStyle w:val="af1"/>
            </w:pPr>
          </w:p>
          <w:p w14:paraId="32C258F1" w14:textId="77777777" w:rsidR="0012665E" w:rsidRPr="0012665E" w:rsidRDefault="0012665E" w:rsidP="00802E23">
            <w:pPr>
              <w:pStyle w:val="af1"/>
            </w:pPr>
            <w:r w:rsidRPr="0012665E">
              <w:t>def simu=new Simulation()</w:t>
            </w:r>
          </w:p>
          <w:p w14:paraId="64DAD709" w14:textId="77777777" w:rsidR="0012665E" w:rsidRPr="0012665E" w:rsidRDefault="0012665E" w:rsidP="00802E23">
            <w:pPr>
              <w:pStyle w:val="af1"/>
            </w:pPr>
            <w:r w:rsidRPr="0012665E">
              <w:t>def out=simu.simulate()</w:t>
            </w:r>
          </w:p>
          <w:p w14:paraId="3A786B08" w14:textId="77777777" w:rsidR="000338B9" w:rsidRDefault="0012665E" w:rsidP="00802E23">
            <w:pPr>
              <w:pStyle w:val="af1"/>
            </w:pPr>
            <w:r w:rsidRPr="0012665E">
              <w:t>println out[0..10]</w:t>
            </w:r>
          </w:p>
          <w:p w14:paraId="38AEE7ED" w14:textId="77777777" w:rsidR="00381A5A" w:rsidRPr="00381A5A" w:rsidRDefault="00381A5A" w:rsidP="00802E23">
            <w:pPr>
              <w:pStyle w:val="af1"/>
            </w:pPr>
          </w:p>
        </w:tc>
      </w:tr>
    </w:tbl>
    <w:p w14:paraId="21B1906B" w14:textId="77777777"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14:paraId="33FE13FE" w14:textId="77777777"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14:paraId="3551B6D0" w14:textId="77777777" w:rsidR="005938B1" w:rsidRPr="007949A5" w:rsidRDefault="005938B1" w:rsidP="007949A5">
      <w:pPr>
        <w:pStyle w:val="2"/>
      </w:pPr>
      <w:bookmarkStart w:id="1016" w:name="_Toc48201902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1016"/>
    </w:p>
    <w:p w14:paraId="1ADF249A" w14:textId="77777777"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14:paraId="7D8BF604" w14:textId="77777777"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14:paraId="7D6A01FE" w14:textId="77777777"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14:paraId="66DB67EE" w14:textId="77777777" w:rsidR="00607412" w:rsidRPr="00872F06" w:rsidRDefault="00230ED5" w:rsidP="0020692A">
      <w:pPr>
        <w:ind w:leftChars="-119" w:left="-5" w:hangingChars="117" w:hanging="281"/>
        <w:jc w:val="center"/>
      </w:pPr>
      <w:r>
        <w:rPr>
          <w:rFonts w:hint="eastAsia"/>
          <w:noProof/>
        </w:rPr>
        <w:drawing>
          <wp:inline distT="0" distB="0" distL="0" distR="0" wp14:anchorId="4FE5C27E" wp14:editId="3C634CB1">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EFCA4" w14:textId="77777777"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14:paraId="479ED7A0" w14:textId="77777777" w:rsidR="00C02620" w:rsidRPr="00C02620" w:rsidRDefault="00C02620" w:rsidP="00C02620">
      <w:pPr>
        <w:ind w:firstLineChars="0" w:firstLine="0"/>
      </w:pPr>
    </w:p>
    <w:p w14:paraId="33C2E9DF" w14:textId="77777777"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Look w:val="04A0" w:firstRow="1" w:lastRow="0" w:firstColumn="1" w:lastColumn="0" w:noHBand="0" w:noVBand="1"/>
      </w:tblPr>
      <w:tblGrid>
        <w:gridCol w:w="2461"/>
        <w:gridCol w:w="2268"/>
      </w:tblGrid>
      <w:tr w:rsidR="001F09CF" w14:paraId="36E3673E" w14:textId="77777777" w:rsidTr="00EF7E04">
        <w:trPr>
          <w:jc w:val="center"/>
        </w:trPr>
        <w:tc>
          <w:tcPr>
            <w:tcW w:w="4729" w:type="dxa"/>
            <w:gridSpan w:val="2"/>
            <w:vAlign w:val="center"/>
          </w:tcPr>
          <w:p w14:paraId="5792D432" w14:textId="77777777" w:rsidR="001F09CF" w:rsidRDefault="00685586" w:rsidP="00EF7E04">
            <w:pPr>
              <w:pStyle w:val="ad"/>
              <w:jc w:val="center"/>
            </w:pPr>
            <w:r>
              <w:rPr>
                <w:rFonts w:hint="eastAsia"/>
              </w:rPr>
              <w:t>仿真</w:t>
            </w:r>
            <w:r w:rsidR="001F09CF">
              <w:rPr>
                <w:rFonts w:hint="eastAsia"/>
              </w:rPr>
              <w:t>块</w:t>
            </w:r>
          </w:p>
        </w:tc>
      </w:tr>
      <w:tr w:rsidR="001F09CF" w14:paraId="5808CE09" w14:textId="77777777" w:rsidTr="00064C8F">
        <w:trPr>
          <w:jc w:val="center"/>
        </w:trPr>
        <w:tc>
          <w:tcPr>
            <w:tcW w:w="2461" w:type="dxa"/>
          </w:tcPr>
          <w:p w14:paraId="4CFC90A3" w14:textId="77777777" w:rsidR="001F09CF" w:rsidRDefault="001F09CF" w:rsidP="00064C8F">
            <w:pPr>
              <w:pStyle w:val="ad"/>
            </w:pPr>
            <w:r>
              <w:rPr>
                <w:rFonts w:hint="eastAsia"/>
              </w:rPr>
              <w:t>建模的基本</w:t>
            </w:r>
            <w:r w:rsidR="00685586">
              <w:rPr>
                <w:rFonts w:hint="eastAsia"/>
              </w:rPr>
              <w:t>模块</w:t>
            </w:r>
          </w:p>
        </w:tc>
        <w:tc>
          <w:tcPr>
            <w:tcW w:w="2268" w:type="dxa"/>
          </w:tcPr>
          <w:p w14:paraId="10459243" w14:textId="77777777" w:rsidR="001F09CF" w:rsidRDefault="001F09CF" w:rsidP="00064C8F">
            <w:pPr>
              <w:pStyle w:val="ad"/>
            </w:pPr>
          </w:p>
        </w:tc>
      </w:tr>
    </w:tbl>
    <w:p w14:paraId="64D503DD" w14:textId="77777777" w:rsidR="00C02620" w:rsidRDefault="00C02620" w:rsidP="00C02620">
      <w:pPr>
        <w:pStyle w:val="af2"/>
        <w:jc w:val="both"/>
      </w:pPr>
    </w:p>
    <w:p w14:paraId="5B0211E5" w14:textId="77777777"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Look w:val="04A0" w:firstRow="1" w:lastRow="0" w:firstColumn="1" w:lastColumn="0" w:noHBand="0" w:noVBand="1"/>
      </w:tblPr>
      <w:tblGrid>
        <w:gridCol w:w="2382"/>
        <w:gridCol w:w="2255"/>
      </w:tblGrid>
      <w:tr w:rsidR="00685586" w14:paraId="28AA5AF5" w14:textId="77777777" w:rsidTr="00EF7E04">
        <w:trPr>
          <w:trHeight w:val="311"/>
          <w:jc w:val="center"/>
        </w:trPr>
        <w:tc>
          <w:tcPr>
            <w:tcW w:w="4637" w:type="dxa"/>
            <w:gridSpan w:val="2"/>
            <w:vAlign w:val="center"/>
          </w:tcPr>
          <w:p w14:paraId="79756B82" w14:textId="77777777" w:rsidR="00685586" w:rsidRDefault="00685586" w:rsidP="00EF7E04">
            <w:pPr>
              <w:pStyle w:val="ad"/>
              <w:jc w:val="center"/>
            </w:pPr>
            <w:r>
              <w:rPr>
                <w:rFonts w:hint="eastAsia"/>
              </w:rPr>
              <w:lastRenderedPageBreak/>
              <w:t>连接线</w:t>
            </w:r>
          </w:p>
        </w:tc>
      </w:tr>
      <w:tr w:rsidR="00685586" w14:paraId="5C73F4F3" w14:textId="77777777" w:rsidTr="00064C8F">
        <w:trPr>
          <w:trHeight w:val="312"/>
          <w:jc w:val="center"/>
        </w:trPr>
        <w:tc>
          <w:tcPr>
            <w:tcW w:w="2382" w:type="dxa"/>
          </w:tcPr>
          <w:p w14:paraId="2A701EE1" w14:textId="77777777" w:rsidR="00685586" w:rsidRDefault="00685586" w:rsidP="00064C8F">
            <w:pPr>
              <w:pStyle w:val="ad"/>
            </w:pPr>
            <w:r>
              <w:rPr>
                <w:rFonts w:hint="eastAsia"/>
              </w:rPr>
              <w:t>记录系统结构</w:t>
            </w:r>
          </w:p>
        </w:tc>
        <w:tc>
          <w:tcPr>
            <w:tcW w:w="2255" w:type="dxa"/>
          </w:tcPr>
          <w:p w14:paraId="2A5D6838" w14:textId="77777777" w:rsidR="00685586" w:rsidRDefault="00685586" w:rsidP="00064C8F">
            <w:pPr>
              <w:pStyle w:val="ad"/>
            </w:pPr>
            <w:r>
              <w:rPr>
                <w:rFonts w:hint="eastAsia"/>
              </w:rPr>
              <w:t>仿真块</w:t>
            </w:r>
          </w:p>
        </w:tc>
      </w:tr>
      <w:tr w:rsidR="00685586" w14:paraId="1F7303E2" w14:textId="77777777" w:rsidTr="00064C8F">
        <w:trPr>
          <w:trHeight w:val="312"/>
          <w:jc w:val="center"/>
        </w:trPr>
        <w:tc>
          <w:tcPr>
            <w:tcW w:w="2382" w:type="dxa"/>
          </w:tcPr>
          <w:p w14:paraId="6788E87D" w14:textId="77777777"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14:paraId="0A4BF7ED" w14:textId="77777777" w:rsidR="00685586" w:rsidRPr="00A255E8" w:rsidRDefault="00A255E8" w:rsidP="00064C8F">
            <w:pPr>
              <w:pStyle w:val="ad"/>
            </w:pPr>
            <w:r>
              <w:rPr>
                <w:rFonts w:hint="eastAsia"/>
              </w:rPr>
              <w:t>仿真块</w:t>
            </w:r>
          </w:p>
        </w:tc>
      </w:tr>
    </w:tbl>
    <w:p w14:paraId="1A68C534" w14:textId="77777777" w:rsidR="00C02620" w:rsidRDefault="00C02620" w:rsidP="00C02620">
      <w:pPr>
        <w:pStyle w:val="af2"/>
        <w:jc w:val="both"/>
      </w:pPr>
    </w:p>
    <w:p w14:paraId="40621609" w14:textId="77777777"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Look w:val="04A0" w:firstRow="1" w:lastRow="0" w:firstColumn="1" w:lastColumn="0" w:noHBand="0" w:noVBand="1"/>
      </w:tblPr>
      <w:tblGrid>
        <w:gridCol w:w="2452"/>
        <w:gridCol w:w="2226"/>
      </w:tblGrid>
      <w:tr w:rsidR="00616671" w14:paraId="6BC7D3F2" w14:textId="77777777" w:rsidTr="00EF7E04">
        <w:trPr>
          <w:jc w:val="center"/>
        </w:trPr>
        <w:tc>
          <w:tcPr>
            <w:tcW w:w="4678" w:type="dxa"/>
            <w:gridSpan w:val="2"/>
            <w:vAlign w:val="center"/>
          </w:tcPr>
          <w:p w14:paraId="0DF42F50" w14:textId="77777777" w:rsidR="00616671" w:rsidRDefault="00616671" w:rsidP="00EF7E04">
            <w:pPr>
              <w:pStyle w:val="ad"/>
              <w:jc w:val="center"/>
            </w:pPr>
            <w:r>
              <w:rPr>
                <w:rFonts w:hint="eastAsia"/>
              </w:rPr>
              <w:t>连接点</w:t>
            </w:r>
          </w:p>
        </w:tc>
      </w:tr>
      <w:tr w:rsidR="00616671" w14:paraId="76E159A5" w14:textId="77777777" w:rsidTr="00064C8F">
        <w:trPr>
          <w:jc w:val="center"/>
        </w:trPr>
        <w:tc>
          <w:tcPr>
            <w:tcW w:w="2452" w:type="dxa"/>
          </w:tcPr>
          <w:p w14:paraId="6C1ADA7B" w14:textId="77777777" w:rsidR="00616671" w:rsidRDefault="00616671" w:rsidP="00064C8F">
            <w:pPr>
              <w:pStyle w:val="ad"/>
            </w:pPr>
            <w:r>
              <w:rPr>
                <w:rFonts w:hint="eastAsia"/>
              </w:rPr>
              <w:t>记录系统结构</w:t>
            </w:r>
          </w:p>
        </w:tc>
        <w:tc>
          <w:tcPr>
            <w:tcW w:w="2226" w:type="dxa"/>
          </w:tcPr>
          <w:p w14:paraId="5D3C8C5B" w14:textId="77777777" w:rsidR="00616671" w:rsidRDefault="00616671" w:rsidP="00064C8F">
            <w:pPr>
              <w:pStyle w:val="ad"/>
            </w:pPr>
          </w:p>
        </w:tc>
      </w:tr>
      <w:tr w:rsidR="00616671" w14:paraId="6494CA1E" w14:textId="77777777" w:rsidTr="00064C8F">
        <w:trPr>
          <w:jc w:val="center"/>
        </w:trPr>
        <w:tc>
          <w:tcPr>
            <w:tcW w:w="2452" w:type="dxa"/>
          </w:tcPr>
          <w:p w14:paraId="3E38FFEF" w14:textId="77777777" w:rsidR="00616671" w:rsidRDefault="00616671" w:rsidP="00064C8F">
            <w:pPr>
              <w:pStyle w:val="ad"/>
            </w:pPr>
            <w:r>
              <w:rPr>
                <w:rFonts w:hint="eastAsia"/>
              </w:rPr>
              <w:t>汇聚多个输入</w:t>
            </w:r>
          </w:p>
        </w:tc>
        <w:tc>
          <w:tcPr>
            <w:tcW w:w="2226" w:type="dxa"/>
          </w:tcPr>
          <w:p w14:paraId="2BBF4A5E" w14:textId="77777777" w:rsidR="00616671" w:rsidRDefault="00616671" w:rsidP="00064C8F">
            <w:pPr>
              <w:pStyle w:val="ad"/>
            </w:pPr>
            <w:r>
              <w:rPr>
                <w:rFonts w:hint="eastAsia"/>
              </w:rPr>
              <w:t>连接线</w:t>
            </w:r>
          </w:p>
        </w:tc>
      </w:tr>
    </w:tbl>
    <w:p w14:paraId="3B1AD629" w14:textId="77777777" w:rsidR="00C02620" w:rsidRPr="00C02620" w:rsidRDefault="00C02620" w:rsidP="00C02620">
      <w:pPr>
        <w:ind w:firstLineChars="0" w:firstLine="0"/>
      </w:pPr>
    </w:p>
    <w:p w14:paraId="0F96C701" w14:textId="77777777"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Look w:val="04A0" w:firstRow="1" w:lastRow="0" w:firstColumn="1" w:lastColumn="0" w:noHBand="0" w:noVBand="1"/>
      </w:tblPr>
      <w:tblGrid>
        <w:gridCol w:w="2432"/>
        <w:gridCol w:w="2268"/>
      </w:tblGrid>
      <w:tr w:rsidR="00A255E8" w14:paraId="5C783381" w14:textId="77777777" w:rsidTr="00EF7E04">
        <w:trPr>
          <w:jc w:val="center"/>
        </w:trPr>
        <w:tc>
          <w:tcPr>
            <w:tcW w:w="4700" w:type="dxa"/>
            <w:gridSpan w:val="2"/>
            <w:vAlign w:val="center"/>
          </w:tcPr>
          <w:p w14:paraId="265D1841" w14:textId="77777777" w:rsidR="00A255E8" w:rsidRDefault="00A255E8" w:rsidP="00EF7E04">
            <w:pPr>
              <w:pStyle w:val="ad"/>
              <w:jc w:val="center"/>
            </w:pPr>
            <w:r>
              <w:rPr>
                <w:rFonts w:hint="eastAsia"/>
              </w:rPr>
              <w:t>仿真</w:t>
            </w:r>
          </w:p>
        </w:tc>
      </w:tr>
      <w:tr w:rsidR="00A255E8" w14:paraId="41048D3C" w14:textId="77777777" w:rsidTr="00064C8F">
        <w:trPr>
          <w:jc w:val="center"/>
        </w:trPr>
        <w:tc>
          <w:tcPr>
            <w:tcW w:w="2432" w:type="dxa"/>
          </w:tcPr>
          <w:p w14:paraId="0A5CB70E" w14:textId="77777777" w:rsidR="00A255E8" w:rsidRDefault="00A255E8" w:rsidP="00064C8F">
            <w:pPr>
              <w:pStyle w:val="ad"/>
            </w:pPr>
            <w:r>
              <w:rPr>
                <w:rFonts w:hint="eastAsia"/>
              </w:rPr>
              <w:t>进行一次仿真计算</w:t>
            </w:r>
          </w:p>
        </w:tc>
        <w:tc>
          <w:tcPr>
            <w:tcW w:w="2268" w:type="dxa"/>
          </w:tcPr>
          <w:p w14:paraId="21E749BD" w14:textId="77777777" w:rsidR="00A255E8" w:rsidRDefault="00A255E8" w:rsidP="00064C8F">
            <w:pPr>
              <w:pStyle w:val="ad"/>
            </w:pPr>
            <w:r>
              <w:rPr>
                <w:rFonts w:hint="eastAsia"/>
              </w:rPr>
              <w:t>连接线、连接点、仿真块</w:t>
            </w:r>
          </w:p>
        </w:tc>
      </w:tr>
    </w:tbl>
    <w:p w14:paraId="66AB0BC3" w14:textId="77777777" w:rsidR="00DE45E9" w:rsidRDefault="00DE45E9" w:rsidP="00DE45E9">
      <w:pPr>
        <w:ind w:firstLineChars="0" w:firstLine="0"/>
      </w:pPr>
    </w:p>
    <w:p w14:paraId="4AEF374B" w14:textId="77777777"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14:paraId="562910F6" w14:textId="77777777"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14:paraId="007C899C" w14:textId="77777777"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885D60">
        <w:fldChar w:fldCharType="begin"/>
      </w:r>
      <w:r w:rsidR="00C15D90">
        <w:instrText xml:space="preserve"> ADDIN NE.Ref.{E7311D17-4709-408B-AAA1-7973263EEF31}</w:instrText>
      </w:r>
      <w:r w:rsidR="00885D60">
        <w:fldChar w:fldCharType="separate"/>
      </w:r>
      <w:r w:rsidR="00D70963">
        <w:rPr>
          <w:rFonts w:eastAsia="微软雅黑" w:cs="Times New Roman"/>
          <w:color w:val="080000"/>
          <w:szCs w:val="24"/>
          <w:vertAlign w:val="superscript"/>
        </w:rPr>
        <w:t>[27]</w:t>
      </w:r>
      <w:r w:rsidR="00885D60">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885D60">
        <w:fldChar w:fldCharType="begin"/>
      </w:r>
      <w:r w:rsidR="00C15D90">
        <w:instrText xml:space="preserve"> ADDIN NE.Ref.{7772CE8F-2DC0-4811-8AED-27D6AF949C7D}</w:instrText>
      </w:r>
      <w:r w:rsidR="00885D60">
        <w:fldChar w:fldCharType="separate"/>
      </w:r>
      <w:r w:rsidR="00D70963">
        <w:rPr>
          <w:rFonts w:eastAsia="微软雅黑" w:cs="Times New Roman"/>
          <w:color w:val="080000"/>
          <w:szCs w:val="24"/>
          <w:vertAlign w:val="superscript"/>
        </w:rPr>
        <w:t>[28]</w:t>
      </w:r>
      <w:r w:rsidR="00885D60">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14:paraId="44B7C9CA" w14:textId="77777777"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14:paraId="59C512FD" w14:textId="77777777"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7"/>
      </w:tblGrid>
      <w:tr w:rsidR="003D6BC0" w:rsidRPr="00F54D9C" w14:paraId="1089BF63" w14:textId="77777777" w:rsidTr="00F54D9C">
        <w:trPr>
          <w:jc w:val="center"/>
        </w:trPr>
        <w:tc>
          <w:tcPr>
            <w:tcW w:w="0" w:type="auto"/>
          </w:tcPr>
          <w:p w14:paraId="78765996" w14:textId="77777777" w:rsidR="003D6BC0" w:rsidRPr="00F54D9C" w:rsidRDefault="003D6BC0" w:rsidP="00802E23">
            <w:pPr>
              <w:pStyle w:val="af1"/>
            </w:pPr>
            <w:r w:rsidRPr="00F54D9C">
              <w:t>public class Line {</w:t>
            </w:r>
          </w:p>
          <w:p w14:paraId="6F57BBFC" w14:textId="77777777" w:rsidR="003D6BC0" w:rsidRPr="00F54D9C" w:rsidRDefault="003D6BC0" w:rsidP="00802E23">
            <w:pPr>
              <w:pStyle w:val="af1"/>
            </w:pPr>
            <w:r w:rsidRPr="00F54D9C">
              <w:tab/>
              <w:t>final Block start;</w:t>
            </w:r>
          </w:p>
          <w:p w14:paraId="13D3B35A" w14:textId="77777777" w:rsidR="003D6BC0" w:rsidRPr="00F54D9C" w:rsidRDefault="003D6BC0" w:rsidP="00802E23">
            <w:pPr>
              <w:pStyle w:val="af1"/>
            </w:pPr>
            <w:r w:rsidRPr="00F54D9C">
              <w:tab/>
              <w:t>final Block end;</w:t>
            </w:r>
          </w:p>
          <w:p w14:paraId="3B944076" w14:textId="77777777" w:rsidR="003D6BC0" w:rsidRPr="00F54D9C" w:rsidRDefault="003D6BC0" w:rsidP="00802E23">
            <w:pPr>
              <w:pStyle w:val="af1"/>
            </w:pPr>
          </w:p>
          <w:p w14:paraId="4179D49F" w14:textId="77777777" w:rsidR="003D6BC0" w:rsidRPr="00F54D9C" w:rsidRDefault="003D6BC0" w:rsidP="00802E23">
            <w:pPr>
              <w:pStyle w:val="af1"/>
            </w:pPr>
            <w:r w:rsidRPr="00F54D9C">
              <w:tab/>
              <w:t>public Line(Block start, Block end) {</w:t>
            </w:r>
          </w:p>
          <w:p w14:paraId="79DEA4DC" w14:textId="77777777" w:rsidR="003D6BC0" w:rsidRPr="00F54D9C" w:rsidRDefault="003D6BC0" w:rsidP="00802E23">
            <w:pPr>
              <w:pStyle w:val="af1"/>
            </w:pPr>
            <w:r w:rsidRPr="00F54D9C">
              <w:tab/>
            </w:r>
            <w:r w:rsidRPr="00F54D9C">
              <w:tab/>
              <w:t>super();</w:t>
            </w:r>
          </w:p>
          <w:p w14:paraId="6D67889A" w14:textId="77777777" w:rsidR="003D6BC0" w:rsidRPr="00F54D9C" w:rsidRDefault="003D6BC0" w:rsidP="00802E23">
            <w:pPr>
              <w:pStyle w:val="af1"/>
            </w:pPr>
            <w:r w:rsidRPr="00F54D9C">
              <w:tab/>
            </w:r>
            <w:r w:rsidRPr="00F54D9C">
              <w:tab/>
              <w:t>this.start = start;</w:t>
            </w:r>
          </w:p>
          <w:p w14:paraId="37F05F60" w14:textId="77777777" w:rsidR="003D6BC0" w:rsidRPr="00F54D9C" w:rsidRDefault="003D6BC0" w:rsidP="00802E23">
            <w:pPr>
              <w:pStyle w:val="af1"/>
            </w:pPr>
            <w:r w:rsidRPr="00F54D9C">
              <w:tab/>
            </w:r>
            <w:r w:rsidRPr="00F54D9C">
              <w:tab/>
              <w:t>this.end = end;</w:t>
            </w:r>
          </w:p>
          <w:p w14:paraId="1B87C137" w14:textId="77777777" w:rsidR="003D6BC0" w:rsidRPr="00F54D9C" w:rsidRDefault="003D6BC0" w:rsidP="00802E23">
            <w:pPr>
              <w:pStyle w:val="af1"/>
            </w:pPr>
            <w:r w:rsidRPr="00F54D9C">
              <w:tab/>
              <w:t>}</w:t>
            </w:r>
          </w:p>
          <w:p w14:paraId="420C1E91" w14:textId="77777777" w:rsidR="003D6BC0" w:rsidRPr="00F54D9C" w:rsidRDefault="003D6BC0" w:rsidP="00802E23">
            <w:pPr>
              <w:pStyle w:val="af1"/>
            </w:pPr>
          </w:p>
          <w:p w14:paraId="65FD745E" w14:textId="77777777" w:rsidR="003D6BC0" w:rsidRPr="00F54D9C" w:rsidRDefault="003D6BC0" w:rsidP="00802E23">
            <w:pPr>
              <w:pStyle w:val="af1"/>
            </w:pPr>
            <w:r w:rsidRPr="00F54D9C">
              <w:tab/>
              <w:t>void push(int k, double T) {</w:t>
            </w:r>
          </w:p>
          <w:p w14:paraId="4766363B" w14:textId="77777777" w:rsidR="003D6BC0" w:rsidRPr="00F54D9C" w:rsidRDefault="003D6BC0" w:rsidP="00802E23">
            <w:pPr>
              <w:pStyle w:val="af1"/>
            </w:pPr>
            <w:r w:rsidRPr="00F54D9C">
              <w:tab/>
            </w:r>
            <w:r w:rsidRPr="00F54D9C">
              <w:tab/>
              <w:t>if (start instanceof Source) {</w:t>
            </w:r>
          </w:p>
          <w:p w14:paraId="373B477B" w14:textId="77777777" w:rsidR="003D6BC0" w:rsidRPr="00F54D9C" w:rsidRDefault="003D6BC0" w:rsidP="00802E23">
            <w:pPr>
              <w:pStyle w:val="af1"/>
            </w:pPr>
            <w:r w:rsidRPr="00F54D9C">
              <w:tab/>
            </w:r>
            <w:r w:rsidRPr="00F54D9C">
              <w:tab/>
            </w:r>
            <w:r w:rsidRPr="00F54D9C">
              <w:tab/>
              <w:t>((Source) start).next(k, T);</w:t>
            </w:r>
          </w:p>
          <w:p w14:paraId="78320F8C" w14:textId="77777777" w:rsidR="003D6BC0" w:rsidRPr="00F54D9C" w:rsidRDefault="003D6BC0" w:rsidP="00802E23">
            <w:pPr>
              <w:pStyle w:val="af1"/>
            </w:pPr>
            <w:r w:rsidRPr="00F54D9C">
              <w:tab/>
            </w:r>
            <w:r w:rsidRPr="00F54D9C">
              <w:tab/>
              <w:t>} else if (end instanceof ControlBlock) {</w:t>
            </w:r>
          </w:p>
          <w:p w14:paraId="338B7435" w14:textId="77777777" w:rsidR="003D6BC0" w:rsidRPr="00F54D9C" w:rsidRDefault="003D6BC0" w:rsidP="00802E23">
            <w:pPr>
              <w:pStyle w:val="af1"/>
            </w:pPr>
            <w:r w:rsidRPr="00F54D9C">
              <w:tab/>
            </w:r>
            <w:r w:rsidRPr="00F54D9C">
              <w:tab/>
            </w:r>
            <w:r w:rsidRPr="00F54D9C">
              <w:tab/>
              <w:t>((ControlBlock) end).next(start.getOutput());</w:t>
            </w:r>
          </w:p>
          <w:p w14:paraId="07F5E2F5" w14:textId="77777777" w:rsidR="003D6BC0" w:rsidRPr="00F54D9C" w:rsidRDefault="003D6BC0" w:rsidP="00802E23">
            <w:pPr>
              <w:pStyle w:val="af1"/>
            </w:pPr>
            <w:r w:rsidRPr="00F54D9C">
              <w:tab/>
            </w:r>
            <w:r w:rsidRPr="00F54D9C">
              <w:tab/>
              <w:t>}</w:t>
            </w:r>
          </w:p>
          <w:p w14:paraId="7F109256" w14:textId="77777777" w:rsidR="003D6BC0" w:rsidRPr="00F54D9C" w:rsidRDefault="003D6BC0" w:rsidP="00802E23">
            <w:pPr>
              <w:pStyle w:val="af1"/>
            </w:pPr>
            <w:r w:rsidRPr="00F54D9C">
              <w:tab/>
              <w:t>}</w:t>
            </w:r>
          </w:p>
          <w:p w14:paraId="39CAFC6E" w14:textId="77777777" w:rsidR="003D6BC0" w:rsidRDefault="003D6BC0" w:rsidP="00802E23">
            <w:pPr>
              <w:pStyle w:val="af1"/>
            </w:pPr>
            <w:r w:rsidRPr="00F54D9C">
              <w:t>}</w:t>
            </w:r>
          </w:p>
          <w:p w14:paraId="3B42E64C" w14:textId="77777777" w:rsidR="0020692A" w:rsidRPr="0020692A" w:rsidRDefault="0020692A" w:rsidP="00802E23">
            <w:pPr>
              <w:pStyle w:val="af1"/>
            </w:pPr>
          </w:p>
        </w:tc>
      </w:tr>
    </w:tbl>
    <w:p w14:paraId="0F800146" w14:textId="77777777"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14:paraId="3CBD98C5" w14:textId="77777777"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14:paraId="509A9C33" w14:textId="77777777" w:rsidR="00294EB9" w:rsidRPr="007949A5" w:rsidRDefault="00294EB9" w:rsidP="007949A5">
      <w:pPr>
        <w:pStyle w:val="2"/>
      </w:pPr>
      <w:bookmarkStart w:id="1017" w:name="_Toc48201902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1017"/>
    </w:p>
    <w:p w14:paraId="56673A2D" w14:textId="77777777"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14:paraId="512FAE88" w14:textId="77777777"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14:paraId="2D477D9C" w14:textId="77777777" w:rsidR="00780DF0" w:rsidRDefault="00900524" w:rsidP="00900524">
      <w:pPr>
        <w:pStyle w:val="af2"/>
      </w:pPr>
      <w:r>
        <w:object w:dxaOrig="9485" w:dyaOrig="2483" w14:anchorId="4881F1E0">
          <v:shape id="_x0000_i1044" type="#_x0000_t75" style="width:6in;height:112.1pt" o:ole="">
            <v:imagedata r:id="rId72" o:title=""/>
          </v:shape>
          <o:OLEObject Type="Embed" ProgID="Visio.Drawing.11" ShapeID="_x0000_i1044" DrawAspect="Content" ObjectID="_1555770777"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14:paraId="2AAA9A39" w14:textId="77777777"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tblGrid>
      <w:tr w:rsidR="00521515" w:rsidRPr="00EC459C" w14:paraId="09DDD51C" w14:textId="77777777" w:rsidTr="00521515">
        <w:trPr>
          <w:jc w:val="center"/>
        </w:trPr>
        <w:tc>
          <w:tcPr>
            <w:tcW w:w="7338" w:type="dxa"/>
          </w:tcPr>
          <w:p w14:paraId="6DEB3A4C" w14:textId="77777777" w:rsidR="00521515" w:rsidRPr="00EC459C" w:rsidRDefault="00521515" w:rsidP="00802E23">
            <w:pPr>
              <w:pStyle w:val="af1"/>
            </w:pPr>
            <w:r w:rsidRPr="00EC459C">
              <w:t>public class ExciterTest {</w:t>
            </w:r>
          </w:p>
          <w:p w14:paraId="74285B49" w14:textId="77777777" w:rsidR="00521515" w:rsidRPr="00EC459C" w:rsidRDefault="00521515" w:rsidP="00802E23">
            <w:pPr>
              <w:pStyle w:val="af1"/>
            </w:pPr>
            <w:r w:rsidRPr="00EC459C">
              <w:tab/>
              <w:t>public static void main(String[] args) {</w:t>
            </w:r>
          </w:p>
          <w:p w14:paraId="4B42EC17" w14:textId="77777777" w:rsidR="00521515" w:rsidRPr="00EC459C" w:rsidRDefault="00521515" w:rsidP="00802E23">
            <w:pPr>
              <w:pStyle w:val="af1"/>
            </w:pPr>
            <w:r w:rsidRPr="00EC459C">
              <w:tab/>
            </w:r>
            <w:r w:rsidRPr="00EC459C">
              <w:tab/>
              <w:t>Config config = new Config();</w:t>
            </w:r>
          </w:p>
          <w:p w14:paraId="61680FD6" w14:textId="77777777" w:rsidR="00521515" w:rsidRPr="00EC459C" w:rsidRDefault="00521515" w:rsidP="00802E23">
            <w:pPr>
              <w:pStyle w:val="af1"/>
            </w:pPr>
          </w:p>
          <w:p w14:paraId="70346AA4" w14:textId="77777777"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14:paraId="25EC16FB" w14:textId="77777777"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14:paraId="6D3A6955" w14:textId="77777777"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14:paraId="74E7CD06" w14:textId="77777777"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14:paraId="7BB155CA" w14:textId="77777777"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14:paraId="5D3514E7" w14:textId="77777777"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14:paraId="586FB8C2" w14:textId="77777777"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14:paraId="510FD852" w14:textId="77777777"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14:paraId="67EAA691" w14:textId="77777777"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14:paraId="3004EE48" w14:textId="77777777" w:rsidR="00521515" w:rsidRPr="00EC459C" w:rsidRDefault="00521515" w:rsidP="00802E23">
            <w:pPr>
              <w:pStyle w:val="af1"/>
            </w:pPr>
          </w:p>
          <w:p w14:paraId="4835FF52" w14:textId="77777777"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14:paraId="5A90CB59" w14:textId="77777777"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14:paraId="7FD5F802" w14:textId="77777777"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14:paraId="4E986D65" w14:textId="77777777"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14:paraId="48A9A185" w14:textId="77777777"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14:paraId="2EA63F63" w14:textId="77777777"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14:paraId="3ADA8B29" w14:textId="77777777"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14:paraId="6D1987B2" w14:textId="77777777"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14:paraId="0777B5C6" w14:textId="77777777"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14:paraId="16851505" w14:textId="77777777"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14:paraId="0A841B1D" w14:textId="77777777" w:rsidR="00521515" w:rsidRPr="00EC459C" w:rsidRDefault="00521515" w:rsidP="00802E23">
            <w:pPr>
              <w:pStyle w:val="af1"/>
            </w:pPr>
          </w:p>
          <w:p w14:paraId="0910E727" w14:textId="77777777"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14:paraId="68807ECF" w14:textId="77777777" w:rsidR="00521515" w:rsidRPr="00EC459C" w:rsidRDefault="00521515" w:rsidP="00802E23">
            <w:pPr>
              <w:pStyle w:val="af1"/>
            </w:pPr>
            <w:r w:rsidRPr="00EC459C">
              <w:tab/>
            </w:r>
            <w:r w:rsidRPr="00EC459C">
              <w:tab/>
              <w:t>j1.addLine(l10, Joint.SUB);</w:t>
            </w:r>
          </w:p>
          <w:p w14:paraId="248DBB85" w14:textId="77777777" w:rsidR="00521515" w:rsidRPr="00EC459C" w:rsidRDefault="00521515" w:rsidP="00802E23">
            <w:pPr>
              <w:pStyle w:val="af1"/>
            </w:pPr>
          </w:p>
          <w:p w14:paraId="6C5F9B81" w14:textId="77777777" w:rsidR="00521515" w:rsidRPr="00EC459C" w:rsidRDefault="00521515" w:rsidP="00802E23">
            <w:pPr>
              <w:pStyle w:val="af1"/>
            </w:pPr>
            <w:r w:rsidRPr="00EC459C">
              <w:tab/>
            </w:r>
            <w:r w:rsidRPr="00EC459C">
              <w:tab/>
              <w:t>j2.addLine(l4, Joint.ADD);</w:t>
            </w:r>
          </w:p>
          <w:p w14:paraId="2ADD9AED" w14:textId="77777777"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14:paraId="128D41B4" w14:textId="77777777" w:rsidR="00521515" w:rsidRPr="00EC459C" w:rsidRDefault="00521515" w:rsidP="00802E23">
            <w:pPr>
              <w:pStyle w:val="af1"/>
            </w:pPr>
          </w:p>
          <w:p w14:paraId="501E546E" w14:textId="77777777"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14:paraId="3699E916" w14:textId="77777777" w:rsidR="00484D21" w:rsidRPr="00EC459C" w:rsidRDefault="00484D21" w:rsidP="00802E23">
            <w:pPr>
              <w:pStyle w:val="af1"/>
            </w:pPr>
            <w:r w:rsidRPr="00EC459C">
              <w:tab/>
            </w:r>
            <w:r w:rsidRPr="00EC459C">
              <w:tab/>
              <w:t>TestUtil.timeIt(() -&gt; {</w:t>
            </w:r>
          </w:p>
          <w:p w14:paraId="498FC4C3" w14:textId="77777777"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14:paraId="2B7C4987" w14:textId="77777777"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14:paraId="5A1D8DF8" w14:textId="77777777" w:rsidR="00484D21" w:rsidRPr="00EC459C" w:rsidRDefault="00484D21" w:rsidP="00802E23">
            <w:pPr>
              <w:pStyle w:val="af1"/>
            </w:pPr>
            <w:r w:rsidRPr="00EC459C">
              <w:tab/>
            </w:r>
            <w:r w:rsidRPr="00EC459C">
              <w:tab/>
            </w:r>
            <w:r w:rsidRPr="00EC459C">
              <w:tab/>
              <w:t>});</w:t>
            </w:r>
          </w:p>
          <w:p w14:paraId="3ADC3956" w14:textId="77777777" w:rsidR="001909D4" w:rsidRPr="00EC459C" w:rsidRDefault="00484D21" w:rsidP="00802E23">
            <w:pPr>
              <w:pStyle w:val="af1"/>
            </w:pPr>
            <w:r w:rsidRPr="00EC459C">
              <w:lastRenderedPageBreak/>
              <w:tab/>
            </w:r>
            <w:r w:rsidRPr="00EC459C">
              <w:tab/>
              <w:t>});</w:t>
            </w:r>
          </w:p>
          <w:p w14:paraId="2D9074B5" w14:textId="77777777" w:rsidR="00521515" w:rsidRPr="00EC459C" w:rsidRDefault="00521515" w:rsidP="00802E23">
            <w:pPr>
              <w:pStyle w:val="af1"/>
            </w:pPr>
            <w:r w:rsidRPr="00EC459C">
              <w:tab/>
              <w:t>}</w:t>
            </w:r>
          </w:p>
          <w:p w14:paraId="19D9FCC7" w14:textId="77777777" w:rsidR="00521515" w:rsidRDefault="00521515" w:rsidP="00802E23">
            <w:pPr>
              <w:pStyle w:val="af1"/>
            </w:pPr>
            <w:r w:rsidRPr="00EC459C">
              <w:t>}</w:t>
            </w:r>
          </w:p>
          <w:p w14:paraId="5AC31A89" w14:textId="77777777" w:rsidR="00EC459C" w:rsidRPr="00EC459C" w:rsidRDefault="00EC459C" w:rsidP="00802E23">
            <w:pPr>
              <w:pStyle w:val="af1"/>
            </w:pPr>
          </w:p>
        </w:tc>
      </w:tr>
    </w:tbl>
    <w:p w14:paraId="1E4556C2" w14:textId="77777777"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14:paraId="651E242B" w14:textId="77777777" w:rsidR="007D6C18" w:rsidRDefault="007E3DB5" w:rsidP="00C967C9">
      <w:pPr>
        <w:ind w:firstLineChars="0" w:firstLine="0"/>
        <w:jc w:val="center"/>
      </w:pPr>
      <w:r>
        <w:rPr>
          <w:rFonts w:hint="eastAsia"/>
          <w:noProof/>
        </w:rPr>
        <w:drawing>
          <wp:inline distT="0" distB="0" distL="0" distR="0" wp14:anchorId="3C28F478" wp14:editId="0A376E1F">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14:paraId="505E81B4" w14:textId="77777777"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14:paraId="54A2A870" w14:textId="77777777" w:rsidR="007E3DB5" w:rsidRDefault="001601AC" w:rsidP="007E3DB5">
      <w:pPr>
        <w:ind w:firstLine="480"/>
      </w:pPr>
      <w:r>
        <w:rPr>
          <w:rFonts w:hint="eastAsia"/>
        </w:rPr>
        <w:t>和</w:t>
      </w:r>
      <w:r>
        <w:rPr>
          <w:rFonts w:hint="eastAsia"/>
        </w:rPr>
        <w:t>4.4</w:t>
      </w:r>
      <w:r>
        <w:rPr>
          <w:rFonts w:hint="eastAsia"/>
        </w:rPr>
        <w:t>节中讨论的一样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885D60">
        <w:fldChar w:fldCharType="begin"/>
      </w:r>
      <w:r w:rsidR="00C15D90">
        <w:instrText xml:space="preserve"> ADDIN NE.Ref.{C4B44A6B-90AC-4079-9A69-19DCD755806C}</w:instrText>
      </w:r>
      <w:r w:rsidR="00885D60">
        <w:fldChar w:fldCharType="separate"/>
      </w:r>
      <w:r w:rsidR="00D70963">
        <w:rPr>
          <w:rFonts w:eastAsia="微软雅黑" w:cs="Times New Roman"/>
          <w:color w:val="080000"/>
          <w:szCs w:val="24"/>
          <w:vertAlign w:val="superscript"/>
        </w:rPr>
        <w:t>[29]</w:t>
      </w:r>
      <w:r w:rsidR="00885D60">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14:paraId="7F24A68D" w14:textId="77777777"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w:t>
      </w:r>
      <w:r w:rsidR="00515C40">
        <w:rPr>
          <w:rFonts w:hint="eastAsia"/>
        </w:rPr>
        <w:lastRenderedPageBreak/>
        <w:t>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14:paraId="3C167592" w14:textId="77777777" w:rsidR="001F09CF" w:rsidRPr="007949A5" w:rsidRDefault="008B5232" w:rsidP="007949A5">
      <w:pPr>
        <w:pStyle w:val="2"/>
      </w:pPr>
      <w:bookmarkStart w:id="1018" w:name="_Toc482019029"/>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1018"/>
    </w:p>
    <w:p w14:paraId="44A92FBD" w14:textId="77777777"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ED4DBA">
        <w:rPr>
          <w:rFonts w:hint="eastAsia"/>
        </w:rPr>
        <w:t>程序依旧存在“重构”的可能。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14:paraId="29994D5D" w14:textId="77777777"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3"/>
      </w:tblGrid>
      <w:tr w:rsidR="00A11A8A" w14:paraId="5F0A5271" w14:textId="77777777" w:rsidTr="00352E02">
        <w:trPr>
          <w:jc w:val="center"/>
        </w:trPr>
        <w:tc>
          <w:tcPr>
            <w:tcW w:w="0" w:type="auto"/>
          </w:tcPr>
          <w:p w14:paraId="7939AB3E" w14:textId="77777777" w:rsidR="00A11A8A" w:rsidRPr="008A00DE" w:rsidRDefault="00A11A8A" w:rsidP="00352E02">
            <w:pPr>
              <w:pStyle w:val="af1"/>
            </w:pPr>
            <w:r w:rsidRPr="008A00DE">
              <w:t>Config config = new Config();</w:t>
            </w:r>
          </w:p>
          <w:p w14:paraId="346B6E26" w14:textId="77777777" w:rsidR="00A11A8A" w:rsidRPr="008A00DE" w:rsidRDefault="00A11A8A" w:rsidP="00352E02">
            <w:pPr>
              <w:pStyle w:val="af1"/>
            </w:pPr>
          </w:p>
          <w:p w14:paraId="186D6EC4" w14:textId="77777777" w:rsidR="00A11A8A" w:rsidRPr="00422A9D" w:rsidRDefault="00A11A8A" w:rsidP="00352E02">
            <w:pPr>
              <w:pStyle w:val="af1"/>
              <w:rPr>
                <w:b/>
              </w:rPr>
            </w:pPr>
            <w:r w:rsidRPr="00422A9D">
              <w:rPr>
                <w:b/>
              </w:rPr>
              <w:t>Source stepSource = new StepSource();</w:t>
            </w:r>
          </w:p>
          <w:p w14:paraId="393F0934" w14:textId="77777777" w:rsidR="00A11A8A" w:rsidRPr="00422A9D" w:rsidRDefault="00A11A8A" w:rsidP="00352E02">
            <w:pPr>
              <w:pStyle w:val="af1"/>
              <w:rPr>
                <w:b/>
              </w:rPr>
            </w:pPr>
            <w:r w:rsidRPr="00422A9D">
              <w:rPr>
                <w:b/>
              </w:rPr>
              <w:t>Joint j1 = new Joint();</w:t>
            </w:r>
          </w:p>
          <w:p w14:paraId="4250EBFA" w14:textId="77777777" w:rsidR="00A11A8A" w:rsidRPr="008A00DE" w:rsidRDefault="00A11A8A" w:rsidP="00352E02">
            <w:pPr>
              <w:pStyle w:val="af1"/>
            </w:pPr>
            <w:r w:rsidRPr="00422A9D">
              <w:rPr>
                <w:b/>
              </w:rPr>
              <w:t>Block b1 = new Inertia().config(40, 0.1)</w:t>
            </w:r>
            <w:r w:rsidRPr="008A00DE">
              <w:t>;</w:t>
            </w:r>
          </w:p>
          <w:p w14:paraId="3579B8BA" w14:textId="77777777" w:rsidR="00A11A8A" w:rsidRDefault="00A11A8A" w:rsidP="00352E02">
            <w:pPr>
              <w:pStyle w:val="af1"/>
            </w:pPr>
          </w:p>
          <w:p w14:paraId="19B0886C" w14:textId="77777777" w:rsidR="00A11A8A" w:rsidRDefault="00A11A8A" w:rsidP="00352E02">
            <w:pPr>
              <w:pStyle w:val="af1"/>
            </w:pPr>
            <w:r>
              <w:rPr>
                <w:rFonts w:hint="eastAsia"/>
              </w:rPr>
              <w:t xml:space="preserve">...... // </w:t>
            </w:r>
            <w:r>
              <w:rPr>
                <w:rFonts w:hint="eastAsia"/>
              </w:rPr>
              <w:t>省略重复的声明语句</w:t>
            </w:r>
          </w:p>
          <w:p w14:paraId="246E4A56" w14:textId="77777777" w:rsidR="00A11A8A" w:rsidRDefault="00A11A8A" w:rsidP="00352E02">
            <w:pPr>
              <w:pStyle w:val="af1"/>
            </w:pPr>
          </w:p>
          <w:p w14:paraId="36269A70" w14:textId="77777777" w:rsidR="00A11A8A" w:rsidRPr="00422A9D" w:rsidRDefault="00A11A8A" w:rsidP="00352E02">
            <w:pPr>
              <w:pStyle w:val="af1"/>
              <w:rPr>
                <w:b/>
              </w:rPr>
            </w:pPr>
            <w:r w:rsidRPr="00422A9D">
              <w:rPr>
                <w:b/>
              </w:rPr>
              <w:t>j2.addLine(l4, Joint.ADD);</w:t>
            </w:r>
          </w:p>
          <w:p w14:paraId="01FF8253" w14:textId="77777777" w:rsidR="00A11A8A" w:rsidRPr="00422A9D" w:rsidRDefault="00A11A8A" w:rsidP="00352E02">
            <w:pPr>
              <w:pStyle w:val="af1"/>
              <w:rPr>
                <w:b/>
              </w:rPr>
            </w:pPr>
            <w:r w:rsidRPr="00422A9D">
              <w:rPr>
                <w:b/>
              </w:rPr>
              <w:t>j2.addLine(l7, Joint.SUB);</w:t>
            </w:r>
          </w:p>
          <w:p w14:paraId="42375024" w14:textId="77777777" w:rsidR="00A11A8A" w:rsidRPr="00FF1507" w:rsidRDefault="00A11A8A" w:rsidP="00352E02">
            <w:pPr>
              <w:pStyle w:val="af1"/>
            </w:pPr>
          </w:p>
        </w:tc>
      </w:tr>
    </w:tbl>
    <w:p w14:paraId="2A098FF8" w14:textId="77777777"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14:paraId="4BE4EB8B" w14:textId="77777777"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14:paraId="282D1428" w14:textId="77777777"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lastRenderedPageBreak/>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14:paraId="646B0225" w14:textId="77777777"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523388" w:rsidRPr="003764BB" w14:paraId="0BEC722A" w14:textId="77777777" w:rsidTr="00C37D6C">
        <w:trPr>
          <w:jc w:val="center"/>
        </w:trPr>
        <w:tc>
          <w:tcPr>
            <w:tcW w:w="0" w:type="auto"/>
          </w:tcPr>
          <w:p w14:paraId="783E2772" w14:textId="77777777" w:rsidR="00523388" w:rsidRPr="003764BB" w:rsidRDefault="0053596C" w:rsidP="00802E23">
            <w:pPr>
              <w:pStyle w:val="af1"/>
            </w:pPr>
            <w:r>
              <w:t xml:space="preserve">var jsonModel = </w:t>
            </w:r>
            <w:r w:rsidR="00523388" w:rsidRPr="003764BB">
              <w:t>{</w:t>
            </w:r>
          </w:p>
          <w:p w14:paraId="037C30BC" w14:textId="77777777" w:rsidR="00523388" w:rsidRPr="003764BB" w:rsidRDefault="00523388" w:rsidP="00802E23">
            <w:pPr>
              <w:pStyle w:val="af1"/>
            </w:pPr>
            <w:r w:rsidRPr="003764BB">
              <w:tab/>
              <w:t>"config": {</w:t>
            </w:r>
          </w:p>
          <w:p w14:paraId="4E665A90" w14:textId="77777777" w:rsidR="00523388" w:rsidRPr="003764BB" w:rsidRDefault="00523388" w:rsidP="00802E23">
            <w:pPr>
              <w:pStyle w:val="af1"/>
            </w:pPr>
            <w:r w:rsidRPr="003764BB">
              <w:tab/>
            </w:r>
            <w:r w:rsidRPr="003764BB">
              <w:tab/>
              <w:t>"type": "fixed",</w:t>
            </w:r>
          </w:p>
          <w:p w14:paraId="47AD1DFA" w14:textId="77777777" w:rsidR="00523388" w:rsidRPr="003764BB" w:rsidRDefault="00523388" w:rsidP="00802E23">
            <w:pPr>
              <w:pStyle w:val="af1"/>
            </w:pPr>
            <w:r w:rsidRPr="003764BB">
              <w:tab/>
            </w:r>
            <w:r w:rsidRPr="003764BB">
              <w:tab/>
              <w:t>"T": 0.01,</w:t>
            </w:r>
          </w:p>
          <w:p w14:paraId="5763ED97" w14:textId="77777777" w:rsidR="00523388" w:rsidRPr="003764BB" w:rsidRDefault="00523388" w:rsidP="00802E23">
            <w:pPr>
              <w:pStyle w:val="af1"/>
            </w:pPr>
            <w:r w:rsidRPr="003764BB">
              <w:tab/>
            </w:r>
            <w:r w:rsidRPr="003764BB">
              <w:tab/>
              <w:t>"t": 0.0,</w:t>
            </w:r>
          </w:p>
          <w:p w14:paraId="2F9E97AB" w14:textId="77777777" w:rsidR="00523388" w:rsidRPr="003764BB" w:rsidRDefault="00523388" w:rsidP="00802E23">
            <w:pPr>
              <w:pStyle w:val="af1"/>
            </w:pPr>
            <w:r w:rsidRPr="003764BB">
              <w:tab/>
            </w:r>
            <w:r w:rsidRPr="003764BB">
              <w:tab/>
              <w:t>"tt": 10</w:t>
            </w:r>
          </w:p>
          <w:p w14:paraId="722D3E7B" w14:textId="77777777" w:rsidR="00523388" w:rsidRPr="003764BB" w:rsidRDefault="00523388" w:rsidP="00802E23">
            <w:pPr>
              <w:pStyle w:val="af1"/>
            </w:pPr>
            <w:r w:rsidRPr="003764BB">
              <w:tab/>
              <w:t>},</w:t>
            </w:r>
          </w:p>
          <w:p w14:paraId="4CC2D9D6" w14:textId="77777777" w:rsidR="00523388" w:rsidRPr="003764BB" w:rsidRDefault="00523388" w:rsidP="00802E23">
            <w:pPr>
              <w:pStyle w:val="af1"/>
            </w:pPr>
            <w:r w:rsidRPr="003764BB">
              <w:tab/>
              <w:t>"components": {</w:t>
            </w:r>
          </w:p>
          <w:p w14:paraId="6A2BC8F9" w14:textId="77777777" w:rsidR="00523388" w:rsidRPr="003764BB" w:rsidRDefault="00523388" w:rsidP="00802E23">
            <w:pPr>
              <w:pStyle w:val="af1"/>
            </w:pPr>
            <w:r w:rsidRPr="003764BB">
              <w:tab/>
            </w:r>
            <w:r w:rsidRPr="003764BB">
              <w:tab/>
              <w:t>"s1": {</w:t>
            </w:r>
          </w:p>
          <w:p w14:paraId="2CC9D751" w14:textId="77777777" w:rsidR="00523388" w:rsidRPr="003764BB" w:rsidRDefault="00523388" w:rsidP="00802E23">
            <w:pPr>
              <w:pStyle w:val="af1"/>
            </w:pPr>
            <w:r w:rsidRPr="003764BB">
              <w:tab/>
            </w:r>
            <w:r w:rsidRPr="003764BB">
              <w:tab/>
            </w:r>
            <w:r w:rsidRPr="003764BB">
              <w:tab/>
              <w:t>"type": "step"</w:t>
            </w:r>
          </w:p>
          <w:p w14:paraId="5656169E" w14:textId="77777777" w:rsidR="00523388" w:rsidRPr="003764BB" w:rsidRDefault="00523388" w:rsidP="00802E23">
            <w:pPr>
              <w:pStyle w:val="af1"/>
            </w:pPr>
            <w:r w:rsidRPr="003764BB">
              <w:tab/>
            </w:r>
            <w:r w:rsidRPr="003764BB">
              <w:tab/>
              <w:t>},</w:t>
            </w:r>
          </w:p>
          <w:p w14:paraId="3FAE7D38" w14:textId="77777777" w:rsidR="00523388" w:rsidRPr="003764BB" w:rsidRDefault="00523388" w:rsidP="00802E23">
            <w:pPr>
              <w:pStyle w:val="af1"/>
            </w:pPr>
            <w:r w:rsidRPr="003764BB">
              <w:tab/>
            </w:r>
            <w:r w:rsidRPr="003764BB">
              <w:tab/>
              <w:t>"j1": {</w:t>
            </w:r>
          </w:p>
          <w:p w14:paraId="2406B4AC" w14:textId="77777777" w:rsidR="00523388" w:rsidRPr="003764BB" w:rsidRDefault="00523388" w:rsidP="00802E23">
            <w:pPr>
              <w:pStyle w:val="af1"/>
            </w:pPr>
            <w:r w:rsidRPr="003764BB">
              <w:tab/>
            </w:r>
            <w:r w:rsidRPr="003764BB">
              <w:tab/>
            </w:r>
            <w:r w:rsidRPr="003764BB">
              <w:tab/>
              <w:t>"type": "joint",</w:t>
            </w:r>
          </w:p>
          <w:p w14:paraId="304DF078" w14:textId="77777777" w:rsidR="00523388" w:rsidRPr="003764BB" w:rsidRDefault="00523388" w:rsidP="00802E23">
            <w:pPr>
              <w:pStyle w:val="af1"/>
            </w:pPr>
            <w:r w:rsidRPr="003764BB">
              <w:tab/>
            </w:r>
            <w:r w:rsidRPr="003764BB">
              <w:tab/>
            </w:r>
            <w:r w:rsidRPr="003764BB">
              <w:tab/>
              <w:t>"lines": {</w:t>
            </w:r>
          </w:p>
          <w:p w14:paraId="390EF819" w14:textId="77777777" w:rsidR="00523388" w:rsidRPr="003764BB" w:rsidRDefault="00523388" w:rsidP="00802E23">
            <w:pPr>
              <w:pStyle w:val="af1"/>
            </w:pPr>
            <w:r w:rsidRPr="003764BB">
              <w:tab/>
            </w:r>
            <w:r w:rsidRPr="003764BB">
              <w:tab/>
            </w:r>
            <w:r w:rsidRPr="003764BB">
              <w:tab/>
            </w:r>
            <w:r w:rsidRPr="003764BB">
              <w:tab/>
              <w:t>"l1": "+",</w:t>
            </w:r>
          </w:p>
          <w:p w14:paraId="0E509C05" w14:textId="77777777" w:rsidR="00523388" w:rsidRPr="003764BB" w:rsidRDefault="00523388" w:rsidP="00802E23">
            <w:pPr>
              <w:pStyle w:val="af1"/>
            </w:pPr>
            <w:r w:rsidRPr="003764BB">
              <w:tab/>
            </w:r>
            <w:r w:rsidRPr="003764BB">
              <w:tab/>
            </w:r>
            <w:r w:rsidRPr="003764BB">
              <w:tab/>
            </w:r>
            <w:r w:rsidRPr="003764BB">
              <w:tab/>
              <w:t>"l10": "-"</w:t>
            </w:r>
          </w:p>
          <w:p w14:paraId="457E237D" w14:textId="77777777" w:rsidR="00523388" w:rsidRPr="003764BB" w:rsidRDefault="00523388" w:rsidP="00802E23">
            <w:pPr>
              <w:pStyle w:val="af1"/>
            </w:pPr>
            <w:r w:rsidRPr="003764BB">
              <w:tab/>
            </w:r>
            <w:r w:rsidRPr="003764BB">
              <w:tab/>
            </w:r>
            <w:r w:rsidRPr="003764BB">
              <w:tab/>
              <w:t>}</w:t>
            </w:r>
          </w:p>
          <w:p w14:paraId="13244AAE" w14:textId="77777777" w:rsidR="00523388" w:rsidRPr="003764BB" w:rsidRDefault="00523388" w:rsidP="00802E23">
            <w:pPr>
              <w:pStyle w:val="af1"/>
            </w:pPr>
            <w:r w:rsidRPr="003764BB">
              <w:tab/>
            </w:r>
            <w:r w:rsidRPr="003764BB">
              <w:tab/>
              <w:t>},</w:t>
            </w:r>
          </w:p>
          <w:p w14:paraId="7251A7A3" w14:textId="77777777" w:rsidR="00523388" w:rsidRPr="003764BB" w:rsidRDefault="00523388" w:rsidP="00802E23">
            <w:pPr>
              <w:pStyle w:val="af1"/>
            </w:pPr>
            <w:r w:rsidRPr="003764BB">
              <w:t>......</w:t>
            </w:r>
            <w:r w:rsidR="009E025A">
              <w:rPr>
                <w:rFonts w:hint="eastAsia"/>
              </w:rPr>
              <w:t>（省略重复的配置）</w:t>
            </w:r>
          </w:p>
          <w:p w14:paraId="4198FB6C" w14:textId="77777777"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14:paraId="24F22498" w14:textId="77777777" w:rsidR="00523388" w:rsidRPr="005A75F8" w:rsidRDefault="00523388" w:rsidP="00802E23">
            <w:pPr>
              <w:pStyle w:val="af1"/>
              <w:rPr>
                <w:b/>
              </w:rPr>
            </w:pPr>
            <w:r w:rsidRPr="005A75F8">
              <w:rPr>
                <w:b/>
              </w:rPr>
              <w:tab/>
            </w:r>
            <w:r w:rsidRPr="005A75F8">
              <w:rPr>
                <w:b/>
              </w:rPr>
              <w:tab/>
            </w:r>
            <w:r w:rsidRPr="005A75F8">
              <w:rPr>
                <w:b/>
              </w:rPr>
              <w:tab/>
              <w:t>"type": "scope"</w:t>
            </w:r>
          </w:p>
          <w:p w14:paraId="7872A432" w14:textId="77777777" w:rsidR="00523388" w:rsidRPr="005A75F8" w:rsidRDefault="00523388" w:rsidP="00802E23">
            <w:pPr>
              <w:pStyle w:val="af1"/>
              <w:rPr>
                <w:b/>
              </w:rPr>
            </w:pPr>
            <w:r w:rsidRPr="005A75F8">
              <w:rPr>
                <w:b/>
              </w:rPr>
              <w:tab/>
            </w:r>
            <w:r w:rsidRPr="005A75F8">
              <w:rPr>
                <w:b/>
              </w:rPr>
              <w:tab/>
              <w:t>}</w:t>
            </w:r>
          </w:p>
          <w:p w14:paraId="61120F38" w14:textId="77777777" w:rsidR="00523388" w:rsidRPr="003764BB" w:rsidRDefault="00523388" w:rsidP="00802E23">
            <w:pPr>
              <w:pStyle w:val="af1"/>
            </w:pPr>
            <w:r w:rsidRPr="003764BB">
              <w:tab/>
              <w:t>},</w:t>
            </w:r>
          </w:p>
          <w:p w14:paraId="0CDEB755" w14:textId="77777777" w:rsidR="00523388" w:rsidRPr="003764BB" w:rsidRDefault="00523388" w:rsidP="00802E23">
            <w:pPr>
              <w:pStyle w:val="af1"/>
            </w:pPr>
            <w:r w:rsidRPr="003764BB">
              <w:tab/>
              <w:t>"lines": {</w:t>
            </w:r>
          </w:p>
          <w:p w14:paraId="572BDF24" w14:textId="77777777" w:rsidR="00523388" w:rsidRPr="003764BB" w:rsidRDefault="00523388" w:rsidP="00802E23">
            <w:pPr>
              <w:pStyle w:val="af1"/>
            </w:pPr>
            <w:r w:rsidRPr="003764BB">
              <w:tab/>
            </w:r>
            <w:r w:rsidRPr="003764BB">
              <w:tab/>
              <w:t>"l1": [</w:t>
            </w:r>
          </w:p>
          <w:p w14:paraId="491C48CF" w14:textId="77777777" w:rsidR="00523388" w:rsidRPr="003764BB" w:rsidRDefault="00523388" w:rsidP="00802E23">
            <w:pPr>
              <w:pStyle w:val="af1"/>
            </w:pPr>
            <w:r w:rsidRPr="003764BB">
              <w:tab/>
            </w:r>
            <w:r w:rsidRPr="003764BB">
              <w:tab/>
            </w:r>
            <w:r w:rsidRPr="003764BB">
              <w:tab/>
              <w:t>"s1",</w:t>
            </w:r>
          </w:p>
          <w:p w14:paraId="5D221A25" w14:textId="77777777" w:rsidR="00523388" w:rsidRPr="003764BB" w:rsidRDefault="00523388" w:rsidP="00802E23">
            <w:pPr>
              <w:pStyle w:val="af1"/>
            </w:pPr>
            <w:r w:rsidRPr="003764BB">
              <w:tab/>
            </w:r>
            <w:r w:rsidRPr="003764BB">
              <w:tab/>
            </w:r>
            <w:r w:rsidRPr="003764BB">
              <w:tab/>
              <w:t>"j1"</w:t>
            </w:r>
          </w:p>
          <w:p w14:paraId="0051DB55" w14:textId="77777777" w:rsidR="00523388" w:rsidRPr="003764BB" w:rsidRDefault="00523388" w:rsidP="00802E23">
            <w:pPr>
              <w:pStyle w:val="af1"/>
            </w:pPr>
            <w:r w:rsidRPr="003764BB">
              <w:tab/>
            </w:r>
            <w:r w:rsidRPr="003764BB">
              <w:tab/>
              <w:t>],</w:t>
            </w:r>
          </w:p>
          <w:p w14:paraId="5F57EFD8" w14:textId="77777777" w:rsidR="00C37D6C" w:rsidRPr="003764BB" w:rsidRDefault="00C37D6C" w:rsidP="00802E23">
            <w:pPr>
              <w:pStyle w:val="af1"/>
            </w:pPr>
            <w:r w:rsidRPr="003764BB">
              <w:t>......</w:t>
            </w:r>
            <w:r w:rsidR="009E025A">
              <w:rPr>
                <w:rFonts w:hint="eastAsia"/>
              </w:rPr>
              <w:t>（省略重复的配置）</w:t>
            </w:r>
          </w:p>
          <w:p w14:paraId="4B991281" w14:textId="77777777" w:rsidR="00523388" w:rsidRPr="003764BB" w:rsidRDefault="00523388" w:rsidP="00802E23">
            <w:pPr>
              <w:pStyle w:val="af1"/>
            </w:pPr>
            <w:r w:rsidRPr="003764BB">
              <w:tab/>
            </w:r>
            <w:r w:rsidRPr="003764BB">
              <w:tab/>
              <w:t>"l11": [</w:t>
            </w:r>
          </w:p>
          <w:p w14:paraId="4A67A957" w14:textId="77777777" w:rsidR="00523388" w:rsidRPr="003764BB" w:rsidRDefault="00523388" w:rsidP="00802E23">
            <w:pPr>
              <w:pStyle w:val="af1"/>
            </w:pPr>
            <w:r w:rsidRPr="003764BB">
              <w:tab/>
            </w:r>
            <w:r w:rsidRPr="003764BB">
              <w:tab/>
            </w:r>
            <w:r w:rsidRPr="003764BB">
              <w:tab/>
              <w:t>"b5",</w:t>
            </w:r>
          </w:p>
          <w:p w14:paraId="05D85D94" w14:textId="77777777" w:rsidR="00523388" w:rsidRPr="003764BB" w:rsidRDefault="00523388" w:rsidP="00802E23">
            <w:pPr>
              <w:pStyle w:val="af1"/>
            </w:pPr>
            <w:r w:rsidRPr="003764BB">
              <w:tab/>
            </w:r>
            <w:r w:rsidRPr="003764BB">
              <w:tab/>
            </w:r>
            <w:r w:rsidRPr="003764BB">
              <w:tab/>
              <w:t>"b7"</w:t>
            </w:r>
          </w:p>
          <w:p w14:paraId="588AAA9D" w14:textId="77777777" w:rsidR="00523388" w:rsidRPr="003764BB" w:rsidRDefault="00523388" w:rsidP="00802E23">
            <w:pPr>
              <w:pStyle w:val="af1"/>
            </w:pPr>
            <w:r w:rsidRPr="003764BB">
              <w:tab/>
            </w:r>
            <w:r w:rsidRPr="003764BB">
              <w:tab/>
              <w:t>]</w:t>
            </w:r>
          </w:p>
          <w:p w14:paraId="5AC03D8C" w14:textId="77777777" w:rsidR="00523388" w:rsidRPr="003764BB" w:rsidRDefault="00523388" w:rsidP="00802E23">
            <w:pPr>
              <w:pStyle w:val="af1"/>
            </w:pPr>
            <w:r w:rsidRPr="003764BB">
              <w:tab/>
              <w:t>}</w:t>
            </w:r>
          </w:p>
          <w:p w14:paraId="1C060F02" w14:textId="77777777" w:rsidR="00523388" w:rsidRDefault="00523388" w:rsidP="00802E23">
            <w:pPr>
              <w:pStyle w:val="af1"/>
            </w:pPr>
            <w:r w:rsidRPr="003764BB">
              <w:t>}</w:t>
            </w:r>
          </w:p>
          <w:p w14:paraId="2F7A8FD4" w14:textId="77777777" w:rsidR="00345AD4" w:rsidRPr="00345AD4" w:rsidRDefault="00345AD4" w:rsidP="00802E23">
            <w:pPr>
              <w:pStyle w:val="af1"/>
            </w:pPr>
          </w:p>
        </w:tc>
      </w:tr>
    </w:tbl>
    <w:p w14:paraId="08E466F0" w14:textId="77777777"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14:paraId="3D4DC913" w14:textId="77777777"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14:paraId="6C27A71B" w14:textId="77777777"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14:paraId="4842A268" w14:textId="77777777"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14:paraId="3F5D4354" w14:textId="77777777"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14:paraId="77ECB54B" w14:textId="77777777" w:rsidR="006928F9" w:rsidRDefault="006928F9" w:rsidP="005C16D9">
      <w:pPr>
        <w:ind w:firstLine="480"/>
      </w:pPr>
      <w:r>
        <w:rPr>
          <w:rFonts w:hint="eastAsia"/>
        </w:rPr>
        <w:lastRenderedPageBreak/>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14:paraId="4EF3FEE6" w14:textId="77777777"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14:paraId="018692C1" w14:textId="77777777" w:rsidR="00923E39" w:rsidRPr="00923E39" w:rsidRDefault="00923E39" w:rsidP="001A0BCE">
      <w:pPr>
        <w:pStyle w:val="af1"/>
        <w:jc w:val="center"/>
      </w:pPr>
      <w:r w:rsidRPr="00923E39">
        <w:t>def model=new JsonSlurper().parseText(</w:t>
      </w:r>
      <w:r w:rsidR="00E37793">
        <w:t>jsonModel</w:t>
      </w:r>
      <w:r w:rsidRPr="00923E39">
        <w:t>)</w:t>
      </w:r>
    </w:p>
    <w:p w14:paraId="22B89762" w14:textId="77777777"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CD2487" w14:paraId="290D16DC" w14:textId="77777777" w:rsidTr="009B22BE">
        <w:trPr>
          <w:jc w:val="center"/>
        </w:trPr>
        <w:tc>
          <w:tcPr>
            <w:tcW w:w="0" w:type="auto"/>
          </w:tcPr>
          <w:p w14:paraId="1E9456F5" w14:textId="77777777" w:rsidR="00CD2487" w:rsidRPr="00CD2487" w:rsidRDefault="00CD2487" w:rsidP="00802E23">
            <w:pPr>
              <w:pStyle w:val="af1"/>
            </w:pPr>
            <w:r w:rsidRPr="00CD2487">
              <w:t>class BlockFactory{</w:t>
            </w:r>
          </w:p>
          <w:p w14:paraId="3BD8B781" w14:textId="77777777" w:rsidR="00CD2487" w:rsidRPr="00CD2487" w:rsidRDefault="00CD2487" w:rsidP="00802E23">
            <w:pPr>
              <w:pStyle w:val="af1"/>
            </w:pPr>
            <w:r w:rsidRPr="00CD2487">
              <w:tab/>
              <w:t>static def create(Map info){</w:t>
            </w:r>
          </w:p>
          <w:p w14:paraId="04049E6E" w14:textId="77777777" w:rsidR="00CD2487" w:rsidRPr="00CD2487" w:rsidRDefault="00CD2487" w:rsidP="00802E23">
            <w:pPr>
              <w:pStyle w:val="af1"/>
            </w:pPr>
            <w:r w:rsidRPr="00CD2487">
              <w:tab/>
            </w:r>
            <w:r w:rsidRPr="00CD2487">
              <w:tab/>
              <w:t>def b</w:t>
            </w:r>
          </w:p>
          <w:p w14:paraId="403E9390" w14:textId="77777777" w:rsidR="00CD2487" w:rsidRPr="00CD2487" w:rsidRDefault="00CD2487" w:rsidP="00802E23">
            <w:pPr>
              <w:pStyle w:val="af1"/>
            </w:pPr>
            <w:r w:rsidRPr="00CD2487">
              <w:tab/>
            </w:r>
            <w:r w:rsidRPr="00CD2487">
              <w:tab/>
              <w:t>switch(info.type){</w:t>
            </w:r>
          </w:p>
          <w:p w14:paraId="3BAFDE98" w14:textId="77777777" w:rsidR="00CD2487" w:rsidRPr="00CD2487" w:rsidRDefault="00CD2487" w:rsidP="00802E23">
            <w:pPr>
              <w:pStyle w:val="af1"/>
            </w:pPr>
            <w:r>
              <w:tab/>
            </w:r>
            <w:r>
              <w:tab/>
            </w:r>
            <w:r w:rsidRPr="00CD2487">
              <w:t>case 'step':</w:t>
            </w:r>
          </w:p>
          <w:p w14:paraId="64FB3A8B" w14:textId="77777777" w:rsidR="00CD2487" w:rsidRPr="00CD2487" w:rsidRDefault="002B2BE1" w:rsidP="00802E23">
            <w:pPr>
              <w:pStyle w:val="af1"/>
            </w:pPr>
            <w:r>
              <w:tab/>
            </w:r>
            <w:r>
              <w:tab/>
            </w:r>
            <w:r>
              <w:tab/>
            </w:r>
            <w:r w:rsidR="00CD2487" w:rsidRPr="00CD2487">
              <w:t>b=new StepSource();break;</w:t>
            </w:r>
          </w:p>
          <w:p w14:paraId="1501D1B9" w14:textId="77777777" w:rsidR="00CD2487" w:rsidRPr="00CD2487" w:rsidRDefault="00CD2487" w:rsidP="00802E23">
            <w:pPr>
              <w:pStyle w:val="af1"/>
            </w:pPr>
            <w:r>
              <w:tab/>
            </w:r>
            <w:r>
              <w:tab/>
            </w:r>
            <w:r w:rsidRPr="00CD2487">
              <w:t>case 'joint':</w:t>
            </w:r>
          </w:p>
          <w:p w14:paraId="01D756EA" w14:textId="77777777" w:rsidR="00CD2487" w:rsidRPr="00CD2487" w:rsidRDefault="002B2BE1" w:rsidP="00802E23">
            <w:pPr>
              <w:pStyle w:val="af1"/>
            </w:pPr>
            <w:r>
              <w:tab/>
            </w:r>
            <w:r>
              <w:tab/>
            </w:r>
            <w:r>
              <w:tab/>
            </w:r>
            <w:r w:rsidR="00CD2487" w:rsidRPr="00CD2487">
              <w:t>b=new Joint();break;</w:t>
            </w:r>
          </w:p>
          <w:p w14:paraId="3D2E0508" w14:textId="77777777" w:rsidR="00CD2487" w:rsidRPr="00CD2487" w:rsidRDefault="00CD2487" w:rsidP="00802E23">
            <w:pPr>
              <w:pStyle w:val="af1"/>
            </w:pPr>
            <w:r>
              <w:tab/>
            </w:r>
            <w:r>
              <w:tab/>
            </w:r>
            <w:r w:rsidRPr="00CD2487">
              <w:t>case 'inertia':</w:t>
            </w:r>
          </w:p>
          <w:p w14:paraId="2983DC53" w14:textId="77777777" w:rsidR="00CD2487" w:rsidRPr="00CD2487" w:rsidRDefault="00CD2487" w:rsidP="00802E23">
            <w:pPr>
              <w:pStyle w:val="af1"/>
            </w:pPr>
            <w:r>
              <w:tab/>
            </w:r>
            <w:r>
              <w:tab/>
            </w:r>
            <w:r>
              <w:tab/>
            </w:r>
            <w:r w:rsidRPr="00CD2487">
              <w:t>b=new Inertia().config(info.k,info.t);break;</w:t>
            </w:r>
          </w:p>
          <w:p w14:paraId="42A83385" w14:textId="77777777" w:rsidR="00CD2487" w:rsidRPr="00CD2487" w:rsidRDefault="00CD2487" w:rsidP="00802E23">
            <w:pPr>
              <w:pStyle w:val="af1"/>
            </w:pPr>
            <w:r>
              <w:tab/>
            </w:r>
            <w:r>
              <w:tab/>
            </w:r>
            <w:r w:rsidRPr="00CD2487">
              <w:t>case 'amplifier':</w:t>
            </w:r>
          </w:p>
          <w:p w14:paraId="49CD4736" w14:textId="77777777" w:rsidR="00CD2487" w:rsidRPr="00CD2487" w:rsidRDefault="00CD2487" w:rsidP="00802E23">
            <w:pPr>
              <w:pStyle w:val="af1"/>
            </w:pPr>
            <w:r>
              <w:tab/>
            </w:r>
            <w:r>
              <w:tab/>
            </w:r>
            <w:r>
              <w:tab/>
            </w:r>
            <w:r w:rsidRPr="00CD2487">
              <w:t>b=new Amplifier(info.k);break;</w:t>
            </w:r>
          </w:p>
          <w:p w14:paraId="6331D0E9" w14:textId="77777777" w:rsidR="00CD2487" w:rsidRPr="00CD2487" w:rsidRDefault="00CD2487" w:rsidP="00802E23">
            <w:pPr>
              <w:pStyle w:val="af1"/>
            </w:pPr>
            <w:r>
              <w:tab/>
            </w:r>
            <w:r>
              <w:tab/>
            </w:r>
            <w:r w:rsidRPr="00CD2487">
              <w:t>case 'limiter':</w:t>
            </w:r>
          </w:p>
          <w:p w14:paraId="092862E0" w14:textId="77777777" w:rsidR="00CD2487" w:rsidRPr="00CD2487" w:rsidRDefault="00CD2487" w:rsidP="00802E23">
            <w:pPr>
              <w:pStyle w:val="af1"/>
            </w:pPr>
            <w:r>
              <w:tab/>
            </w:r>
            <w:r>
              <w:tab/>
            </w:r>
            <w:r>
              <w:tab/>
            </w:r>
            <w:r w:rsidRPr="00CD2487">
              <w:t>b=new Limiter(info.upper,info.lower);break;</w:t>
            </w:r>
          </w:p>
          <w:p w14:paraId="6D65D1E3" w14:textId="77777777" w:rsidR="00CD2487" w:rsidRPr="00CD2487" w:rsidRDefault="00CD2487" w:rsidP="00802E23">
            <w:pPr>
              <w:pStyle w:val="af1"/>
            </w:pPr>
            <w:r>
              <w:tab/>
            </w:r>
            <w:r>
              <w:tab/>
            </w:r>
            <w:r w:rsidRPr="00CD2487">
              <w:t>case 'scope':</w:t>
            </w:r>
          </w:p>
          <w:p w14:paraId="7631D93D" w14:textId="77777777" w:rsidR="00CD2487" w:rsidRPr="00CD2487" w:rsidRDefault="00CD2487" w:rsidP="00802E23">
            <w:pPr>
              <w:pStyle w:val="af1"/>
            </w:pPr>
            <w:r>
              <w:tab/>
            </w:r>
            <w:r>
              <w:tab/>
            </w:r>
            <w:r>
              <w:tab/>
            </w:r>
            <w:r w:rsidRPr="00CD2487">
              <w:t>b=new Scope();break;</w:t>
            </w:r>
          </w:p>
          <w:p w14:paraId="7167E907" w14:textId="77777777" w:rsidR="00CD2487" w:rsidRDefault="00CD2487" w:rsidP="00802E23">
            <w:pPr>
              <w:pStyle w:val="af1"/>
            </w:pPr>
            <w:r>
              <w:tab/>
            </w:r>
            <w:r>
              <w:tab/>
            </w:r>
            <w:r w:rsidRPr="00CD2487">
              <w:t xml:space="preserve">default: </w:t>
            </w:r>
          </w:p>
          <w:p w14:paraId="3A6392BA" w14:textId="77777777"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14:paraId="1900B3AD" w14:textId="77777777" w:rsidR="00CD2487" w:rsidRPr="00CD2487" w:rsidRDefault="00CD2487" w:rsidP="00802E23">
            <w:pPr>
              <w:pStyle w:val="af1"/>
            </w:pPr>
            <w:r w:rsidRPr="00CD2487">
              <w:tab/>
            </w:r>
            <w:r w:rsidRPr="00CD2487">
              <w:tab/>
              <w:t>}</w:t>
            </w:r>
          </w:p>
          <w:p w14:paraId="4AF9BFF9" w14:textId="77777777" w:rsidR="00CD2487" w:rsidRPr="00CD2487" w:rsidRDefault="00CD2487" w:rsidP="00802E23">
            <w:pPr>
              <w:pStyle w:val="af1"/>
            </w:pPr>
            <w:r w:rsidRPr="00CD2487">
              <w:tab/>
            </w:r>
            <w:r w:rsidRPr="00CD2487">
              <w:tab/>
              <w:t>return b;</w:t>
            </w:r>
          </w:p>
          <w:p w14:paraId="6A46A246" w14:textId="77777777" w:rsidR="00CD2487" w:rsidRPr="00CD2487" w:rsidRDefault="00CD2487" w:rsidP="00802E23">
            <w:pPr>
              <w:pStyle w:val="af1"/>
            </w:pPr>
            <w:r w:rsidRPr="00CD2487">
              <w:tab/>
              <w:t>}</w:t>
            </w:r>
          </w:p>
          <w:p w14:paraId="32CC4A12" w14:textId="77777777" w:rsidR="00CD2487" w:rsidRDefault="00CD2487" w:rsidP="00802E23">
            <w:pPr>
              <w:pStyle w:val="af1"/>
            </w:pPr>
            <w:r w:rsidRPr="00CD2487">
              <w:t>}</w:t>
            </w:r>
          </w:p>
          <w:p w14:paraId="62426AEE" w14:textId="77777777" w:rsidR="002C4ABA" w:rsidRPr="002C4ABA" w:rsidRDefault="002C4ABA" w:rsidP="00802E23">
            <w:pPr>
              <w:pStyle w:val="af1"/>
            </w:pPr>
          </w:p>
        </w:tc>
      </w:tr>
    </w:tbl>
    <w:p w14:paraId="7632CD0F" w14:textId="77777777"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B22BE" w:rsidRPr="009B22BE" w14:paraId="473E34C4" w14:textId="77777777" w:rsidTr="009B22BE">
        <w:trPr>
          <w:jc w:val="center"/>
        </w:trPr>
        <w:tc>
          <w:tcPr>
            <w:tcW w:w="8522" w:type="dxa"/>
          </w:tcPr>
          <w:p w14:paraId="15F1C22C" w14:textId="77777777" w:rsidR="009B22BE" w:rsidRPr="009B22BE" w:rsidRDefault="009B22BE" w:rsidP="00802E23">
            <w:pPr>
              <w:pStyle w:val="af1"/>
            </w:pPr>
            <w:r w:rsidRPr="009B22BE">
              <w:t>class Simulator {</w:t>
            </w:r>
          </w:p>
          <w:p w14:paraId="76B2C010" w14:textId="77777777" w:rsidR="009B22BE" w:rsidRPr="009B22BE" w:rsidRDefault="009B22BE" w:rsidP="00802E23">
            <w:pPr>
              <w:pStyle w:val="af1"/>
            </w:pPr>
            <w:r w:rsidRPr="009B22BE">
              <w:tab/>
              <w:t>Config config</w:t>
            </w:r>
          </w:p>
          <w:p w14:paraId="427F1ADA" w14:textId="77777777" w:rsidR="009B22BE" w:rsidRPr="009B22BE" w:rsidRDefault="009B22BE" w:rsidP="00802E23">
            <w:pPr>
              <w:pStyle w:val="af1"/>
            </w:pPr>
            <w:r w:rsidRPr="009B22BE">
              <w:tab/>
              <w:t>Map&lt;String,Block&gt; components=[:]</w:t>
            </w:r>
          </w:p>
          <w:p w14:paraId="2135EC8C" w14:textId="77777777" w:rsidR="009B22BE" w:rsidRPr="009B22BE" w:rsidRDefault="009B22BE" w:rsidP="00802E23">
            <w:pPr>
              <w:pStyle w:val="af1"/>
            </w:pPr>
            <w:r w:rsidRPr="009B22BE">
              <w:tab/>
              <w:t>Map&lt;String,Line&gt; lines=[:]</w:t>
            </w:r>
          </w:p>
          <w:p w14:paraId="2CC0780C" w14:textId="77777777" w:rsidR="009B22BE" w:rsidRPr="009B22BE" w:rsidRDefault="009B22BE" w:rsidP="00802E23">
            <w:pPr>
              <w:pStyle w:val="af1"/>
            </w:pPr>
          </w:p>
          <w:p w14:paraId="6ECA3F3F" w14:textId="77777777"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14:paraId="5FE93A63" w14:textId="77777777"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14:paraId="1171D464" w14:textId="77777777" w:rsidR="009B22BE" w:rsidRDefault="009B22BE" w:rsidP="00802E23">
            <w:pPr>
              <w:pStyle w:val="af1"/>
            </w:pPr>
            <w:r w:rsidRPr="009B22BE">
              <w:tab/>
            </w:r>
            <w:r w:rsidRPr="009B22BE">
              <w:tab/>
              <w:t>config.config(model.config.T,</w:t>
            </w:r>
          </w:p>
          <w:p w14:paraId="56EDAD6F" w14:textId="77777777" w:rsidR="009B22BE" w:rsidRPr="009B22BE" w:rsidRDefault="009B22BE" w:rsidP="00802E23">
            <w:pPr>
              <w:pStyle w:val="af1"/>
            </w:pPr>
            <w:r w:rsidRPr="009B22BE">
              <w:tab/>
            </w:r>
            <w:r w:rsidRPr="009B22BE">
              <w:tab/>
            </w:r>
            <w:r w:rsidRPr="009B22BE">
              <w:tab/>
              <w:t>model.config.t,model.config.tt)</w:t>
            </w:r>
          </w:p>
          <w:p w14:paraId="7723627F" w14:textId="77777777" w:rsidR="009B22BE" w:rsidRPr="009B22BE" w:rsidRDefault="009B22BE" w:rsidP="00802E23">
            <w:pPr>
              <w:pStyle w:val="af1"/>
            </w:pPr>
          </w:p>
          <w:p w14:paraId="2386A6E9" w14:textId="77777777"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14:paraId="7FBE0D63" w14:textId="77777777" w:rsidR="009B22BE" w:rsidRPr="009B22BE" w:rsidRDefault="009B22BE" w:rsidP="00802E23">
            <w:pPr>
              <w:pStyle w:val="af1"/>
            </w:pPr>
            <w:r w:rsidRPr="009B22BE">
              <w:tab/>
            </w:r>
            <w:r w:rsidRPr="009B22BE">
              <w:tab/>
            </w:r>
            <w:r w:rsidRPr="009B22BE">
              <w:tab/>
              <w:t>components[it.key]=BlockFactory.create(it.value)</w:t>
            </w:r>
          </w:p>
          <w:p w14:paraId="39147983" w14:textId="77777777" w:rsidR="009B22BE" w:rsidRPr="009B22BE" w:rsidRDefault="009B22BE" w:rsidP="00802E23">
            <w:pPr>
              <w:pStyle w:val="af1"/>
            </w:pPr>
            <w:r w:rsidRPr="009B22BE">
              <w:tab/>
            </w:r>
            <w:r w:rsidRPr="009B22BE">
              <w:tab/>
              <w:t>}</w:t>
            </w:r>
          </w:p>
          <w:p w14:paraId="61867BD1" w14:textId="77777777" w:rsidR="009B22BE" w:rsidRPr="009B22BE" w:rsidRDefault="009B22BE" w:rsidP="00802E23">
            <w:pPr>
              <w:pStyle w:val="af1"/>
            </w:pPr>
          </w:p>
          <w:p w14:paraId="7F48E9F9" w14:textId="77777777"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14:paraId="2B44E8A0" w14:textId="77777777" w:rsidR="009B22BE" w:rsidRPr="009B22BE" w:rsidRDefault="009B22BE" w:rsidP="00802E23">
            <w:pPr>
              <w:pStyle w:val="af1"/>
            </w:pPr>
            <w:r w:rsidRPr="009B22BE">
              <w:lastRenderedPageBreak/>
              <w:tab/>
            </w:r>
            <w:r w:rsidRPr="009B22BE">
              <w:tab/>
            </w:r>
            <w:r w:rsidRPr="009B22BE">
              <w:tab/>
              <w:t>def start=components[it.value[0]]</w:t>
            </w:r>
          </w:p>
          <w:p w14:paraId="0D9CFCA6" w14:textId="77777777" w:rsidR="009B22BE" w:rsidRPr="009B22BE" w:rsidRDefault="009B22BE" w:rsidP="00802E23">
            <w:pPr>
              <w:pStyle w:val="af1"/>
            </w:pPr>
            <w:r w:rsidRPr="009B22BE">
              <w:tab/>
            </w:r>
            <w:r w:rsidRPr="009B22BE">
              <w:tab/>
            </w:r>
            <w:r w:rsidRPr="009B22BE">
              <w:tab/>
              <w:t>def end=components[it.value[1]]</w:t>
            </w:r>
          </w:p>
          <w:p w14:paraId="5A951A76" w14:textId="77777777" w:rsidR="009B22BE" w:rsidRPr="009B22BE" w:rsidRDefault="009B22BE" w:rsidP="00802E23">
            <w:pPr>
              <w:pStyle w:val="af1"/>
            </w:pPr>
            <w:r w:rsidRPr="009B22BE">
              <w:tab/>
            </w:r>
            <w:r w:rsidRPr="009B22BE">
              <w:tab/>
            </w:r>
            <w:r w:rsidRPr="009B22BE">
              <w:tab/>
              <w:t>def line=new Line(start,end)</w:t>
            </w:r>
          </w:p>
          <w:p w14:paraId="2524F683" w14:textId="77777777" w:rsidR="009B22BE" w:rsidRPr="009B22BE" w:rsidRDefault="009B22BE" w:rsidP="00802E23">
            <w:pPr>
              <w:pStyle w:val="af1"/>
            </w:pPr>
            <w:r w:rsidRPr="009B22BE">
              <w:tab/>
            </w:r>
            <w:r w:rsidRPr="009B22BE">
              <w:tab/>
            </w:r>
            <w:r w:rsidRPr="009B22BE">
              <w:tab/>
              <w:t>lines[it.key]=line</w:t>
            </w:r>
          </w:p>
          <w:p w14:paraId="1611CAAC" w14:textId="77777777" w:rsidR="009B22BE" w:rsidRPr="009B22BE" w:rsidRDefault="009B22BE" w:rsidP="00802E23">
            <w:pPr>
              <w:pStyle w:val="af1"/>
            </w:pPr>
            <w:r w:rsidRPr="009B22BE">
              <w:tab/>
            </w:r>
            <w:r w:rsidRPr="009B22BE">
              <w:tab/>
            </w:r>
            <w:r w:rsidRPr="009B22BE">
              <w:tab/>
              <w:t>if(end instanceof Scope){</w:t>
            </w:r>
          </w:p>
          <w:p w14:paraId="4398DC1C" w14:textId="77777777" w:rsidR="009B22BE" w:rsidRPr="009B22BE" w:rsidRDefault="009B22BE" w:rsidP="00802E23">
            <w:pPr>
              <w:pStyle w:val="af1"/>
            </w:pPr>
            <w:r w:rsidRPr="009B22BE">
              <w:tab/>
            </w:r>
            <w:r w:rsidRPr="009B22BE">
              <w:tab/>
            </w:r>
            <w:r w:rsidRPr="009B22BE">
              <w:tab/>
            </w:r>
            <w:r w:rsidRPr="009B22BE">
              <w:tab/>
              <w:t>line.push(0,config.T)</w:t>
            </w:r>
          </w:p>
          <w:p w14:paraId="5A40FDC7" w14:textId="77777777" w:rsidR="009B22BE" w:rsidRPr="009B22BE" w:rsidRDefault="009B22BE" w:rsidP="00802E23">
            <w:pPr>
              <w:pStyle w:val="af1"/>
            </w:pPr>
            <w:r w:rsidRPr="009B22BE">
              <w:tab/>
            </w:r>
            <w:r w:rsidRPr="009B22BE">
              <w:tab/>
            </w:r>
            <w:r w:rsidRPr="009B22BE">
              <w:tab/>
              <w:t>}</w:t>
            </w:r>
          </w:p>
          <w:p w14:paraId="0A54B2CF" w14:textId="77777777" w:rsidR="009B22BE" w:rsidRPr="009B22BE" w:rsidRDefault="009B22BE" w:rsidP="00802E23">
            <w:pPr>
              <w:pStyle w:val="af1"/>
            </w:pPr>
            <w:r w:rsidRPr="009B22BE">
              <w:tab/>
            </w:r>
            <w:r w:rsidRPr="009B22BE">
              <w:tab/>
              <w:t>}</w:t>
            </w:r>
          </w:p>
          <w:p w14:paraId="6E5C57CF" w14:textId="77777777"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14:paraId="67A18B45" w14:textId="77777777" w:rsidR="009B22BE" w:rsidRPr="009B22BE" w:rsidRDefault="009B22BE" w:rsidP="00802E23">
            <w:pPr>
              <w:pStyle w:val="af1"/>
            </w:pPr>
            <w:r w:rsidRPr="009B22BE">
              <w:tab/>
            </w:r>
            <w:r w:rsidRPr="009B22BE">
              <w:tab/>
            </w:r>
            <w:r w:rsidRPr="009B22BE">
              <w:tab/>
              <w:t>if(it.value.type=='joint'){</w:t>
            </w:r>
          </w:p>
          <w:p w14:paraId="3B68C5A3" w14:textId="77777777" w:rsidR="009B22BE" w:rsidRPr="009B22BE" w:rsidRDefault="009B22BE" w:rsidP="00802E23">
            <w:pPr>
              <w:pStyle w:val="af1"/>
            </w:pPr>
            <w:r w:rsidRPr="009B22BE">
              <w:tab/>
            </w:r>
            <w:r w:rsidRPr="009B22BE">
              <w:tab/>
            </w:r>
            <w:r w:rsidRPr="009B22BE">
              <w:tab/>
            </w:r>
            <w:r w:rsidRPr="009B22BE">
              <w:tab/>
              <w:t>def joint=components[it.key] as Joint</w:t>
            </w:r>
          </w:p>
          <w:p w14:paraId="3D72C373" w14:textId="77777777" w:rsidR="009B22BE" w:rsidRPr="009B22BE" w:rsidRDefault="009B22BE" w:rsidP="00802E23">
            <w:pPr>
              <w:pStyle w:val="af1"/>
            </w:pPr>
            <w:r w:rsidRPr="009B22BE">
              <w:tab/>
            </w:r>
            <w:r w:rsidRPr="009B22BE">
              <w:tab/>
            </w:r>
            <w:r w:rsidRPr="009B22BE">
              <w:tab/>
            </w:r>
            <w:r w:rsidRPr="009B22BE">
              <w:tab/>
              <w:t>it.value.lines.each{</w:t>
            </w:r>
          </w:p>
          <w:p w14:paraId="76C0E652" w14:textId="77777777" w:rsidR="009B22BE" w:rsidRDefault="009B22BE" w:rsidP="00802E23">
            <w:pPr>
              <w:pStyle w:val="af1"/>
            </w:pPr>
            <w:r w:rsidRPr="009B22BE">
              <w:tab/>
            </w:r>
            <w:r w:rsidRPr="009B22BE">
              <w:tab/>
            </w:r>
            <w:r w:rsidRPr="009B22BE">
              <w:tab/>
            </w:r>
            <w:r w:rsidRPr="009B22BE">
              <w:tab/>
            </w:r>
            <w:r w:rsidRPr="009B22BE">
              <w:tab/>
              <w:t>joint.addLine(lines[it.key],</w:t>
            </w:r>
          </w:p>
          <w:p w14:paraId="6150C5EF" w14:textId="77777777"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14:paraId="72C63C43" w14:textId="77777777" w:rsidR="009B22BE" w:rsidRPr="009B22BE" w:rsidRDefault="009B22BE" w:rsidP="00802E23">
            <w:pPr>
              <w:pStyle w:val="af1"/>
            </w:pPr>
            <w:r w:rsidRPr="009B22BE">
              <w:tab/>
            </w:r>
            <w:r w:rsidRPr="009B22BE">
              <w:tab/>
            </w:r>
            <w:r w:rsidRPr="009B22BE">
              <w:tab/>
            </w:r>
            <w:r w:rsidRPr="009B22BE">
              <w:tab/>
              <w:t>}</w:t>
            </w:r>
          </w:p>
          <w:p w14:paraId="3A02B965" w14:textId="77777777" w:rsidR="009B22BE" w:rsidRPr="009B22BE" w:rsidRDefault="009B22BE" w:rsidP="00802E23">
            <w:pPr>
              <w:pStyle w:val="af1"/>
            </w:pPr>
            <w:r w:rsidRPr="009B22BE">
              <w:tab/>
            </w:r>
            <w:r w:rsidRPr="009B22BE">
              <w:tab/>
            </w:r>
            <w:r w:rsidRPr="009B22BE">
              <w:tab/>
              <w:t>}</w:t>
            </w:r>
          </w:p>
          <w:p w14:paraId="158F36A1" w14:textId="77777777" w:rsidR="009B22BE" w:rsidRPr="009B22BE" w:rsidRDefault="009B22BE" w:rsidP="00802E23">
            <w:pPr>
              <w:pStyle w:val="af1"/>
            </w:pPr>
            <w:r w:rsidRPr="009B22BE">
              <w:tab/>
            </w:r>
            <w:r w:rsidRPr="009B22BE">
              <w:tab/>
              <w:t>}</w:t>
            </w:r>
          </w:p>
          <w:p w14:paraId="322F7749" w14:textId="77777777" w:rsidR="009B22BE" w:rsidRPr="009B22BE" w:rsidRDefault="009B22BE" w:rsidP="00802E23">
            <w:pPr>
              <w:pStyle w:val="af1"/>
            </w:pPr>
          </w:p>
          <w:p w14:paraId="61FFF938" w14:textId="77777777" w:rsidR="009B22BE" w:rsidRPr="009B22BE" w:rsidRDefault="009B22BE" w:rsidP="00802E23">
            <w:pPr>
              <w:pStyle w:val="af1"/>
            </w:pPr>
            <w:r w:rsidRPr="009B22BE">
              <w:tab/>
            </w:r>
            <w:r w:rsidRPr="009B22BE">
              <w:tab/>
              <w:t>components.each{</w:t>
            </w:r>
          </w:p>
          <w:p w14:paraId="3408C10C" w14:textId="77777777" w:rsidR="009B22BE" w:rsidRPr="009B22BE" w:rsidRDefault="009B22BE" w:rsidP="00802E23">
            <w:pPr>
              <w:pStyle w:val="af1"/>
            </w:pPr>
            <w:r w:rsidRPr="009B22BE">
              <w:tab/>
            </w:r>
            <w:r w:rsidRPr="009B22BE">
              <w:tab/>
            </w:r>
            <w:r w:rsidRPr="009B22BE">
              <w:tab/>
              <w:t>if(it instanceof Inertia){</w:t>
            </w:r>
          </w:p>
          <w:p w14:paraId="4EE2ABD2" w14:textId="77777777" w:rsidR="009B22BE" w:rsidRPr="009B22BE" w:rsidRDefault="009B22BE" w:rsidP="00802E23">
            <w:pPr>
              <w:pStyle w:val="af1"/>
            </w:pPr>
            <w:r w:rsidRPr="009B22BE">
              <w:tab/>
            </w:r>
            <w:r w:rsidRPr="009B22BE">
              <w:tab/>
            </w:r>
            <w:r w:rsidRPr="009B22BE">
              <w:tab/>
            </w:r>
            <w:r w:rsidRPr="009B22BE">
              <w:tab/>
              <w:t>it.setConfig(config)</w:t>
            </w:r>
          </w:p>
          <w:p w14:paraId="68E6758C" w14:textId="77777777" w:rsidR="009B22BE" w:rsidRPr="009B22BE" w:rsidRDefault="009B22BE" w:rsidP="00802E23">
            <w:pPr>
              <w:pStyle w:val="af1"/>
            </w:pPr>
            <w:r w:rsidRPr="009B22BE">
              <w:tab/>
            </w:r>
            <w:r w:rsidRPr="009B22BE">
              <w:tab/>
            </w:r>
            <w:r w:rsidRPr="009B22BE">
              <w:tab/>
              <w:t>}</w:t>
            </w:r>
          </w:p>
          <w:p w14:paraId="6C386907" w14:textId="77777777" w:rsidR="009B22BE" w:rsidRPr="009B22BE" w:rsidRDefault="009B22BE" w:rsidP="00802E23">
            <w:pPr>
              <w:pStyle w:val="af1"/>
            </w:pPr>
            <w:r w:rsidRPr="009B22BE">
              <w:tab/>
            </w:r>
            <w:r w:rsidRPr="009B22BE">
              <w:tab/>
              <w:t>}</w:t>
            </w:r>
          </w:p>
          <w:p w14:paraId="4B222455" w14:textId="77777777" w:rsidR="009B22BE" w:rsidRPr="009B22BE" w:rsidRDefault="009B22BE" w:rsidP="00802E23">
            <w:pPr>
              <w:pStyle w:val="af1"/>
            </w:pPr>
            <w:r w:rsidRPr="009B22BE">
              <w:tab/>
              <w:t>}</w:t>
            </w:r>
          </w:p>
          <w:p w14:paraId="77D8B534" w14:textId="77777777" w:rsidR="009B22BE" w:rsidRPr="009B22BE" w:rsidRDefault="009B22BE" w:rsidP="00802E23">
            <w:pPr>
              <w:pStyle w:val="af1"/>
            </w:pPr>
          </w:p>
          <w:p w14:paraId="4FAC9469" w14:textId="77777777" w:rsidR="009B22BE" w:rsidRPr="009B22BE" w:rsidRDefault="009B22BE" w:rsidP="00802E23">
            <w:pPr>
              <w:pStyle w:val="af1"/>
            </w:pPr>
            <w:r w:rsidRPr="009B22BE">
              <w:tab/>
              <w:t>def simulate(){</w:t>
            </w:r>
          </w:p>
          <w:p w14:paraId="2AC65830" w14:textId="77777777" w:rsidR="009B22BE" w:rsidRPr="009B22BE" w:rsidRDefault="009B22BE" w:rsidP="00802E23">
            <w:pPr>
              <w:pStyle w:val="af1"/>
            </w:pPr>
            <w:r w:rsidRPr="009B22BE">
              <w:tab/>
            </w:r>
            <w:r w:rsidRPr="009B22BE">
              <w:tab/>
              <w:t>config.iterate{i,k-&gt;</w:t>
            </w:r>
          </w:p>
          <w:p w14:paraId="1631ED53" w14:textId="77777777" w:rsidR="009B22BE" w:rsidRPr="009B22BE" w:rsidRDefault="009B22BE" w:rsidP="00802E23">
            <w:pPr>
              <w:pStyle w:val="af1"/>
            </w:pPr>
            <w:r w:rsidRPr="009B22BE">
              <w:tab/>
            </w:r>
            <w:r w:rsidRPr="009B22BE">
              <w:tab/>
            </w:r>
            <w:r w:rsidRPr="009B22BE">
              <w:tab/>
              <w:t>lines.each{</w:t>
            </w:r>
          </w:p>
          <w:p w14:paraId="146A525C" w14:textId="77777777" w:rsidR="009B22BE" w:rsidRPr="009B22BE" w:rsidRDefault="009B22BE" w:rsidP="00802E23">
            <w:pPr>
              <w:pStyle w:val="af1"/>
            </w:pPr>
            <w:r w:rsidRPr="009B22BE">
              <w:tab/>
            </w:r>
            <w:r w:rsidRPr="009B22BE">
              <w:tab/>
            </w:r>
            <w:r w:rsidRPr="009B22BE">
              <w:tab/>
            </w:r>
            <w:r w:rsidRPr="009B22BE">
              <w:tab/>
              <w:t>it.value.push(i,k)</w:t>
            </w:r>
          </w:p>
          <w:p w14:paraId="4DE658A8" w14:textId="77777777" w:rsidR="009B22BE" w:rsidRPr="009B22BE" w:rsidRDefault="009B22BE" w:rsidP="00802E23">
            <w:pPr>
              <w:pStyle w:val="af1"/>
            </w:pPr>
            <w:r w:rsidRPr="009B22BE">
              <w:tab/>
            </w:r>
            <w:r w:rsidRPr="009B22BE">
              <w:tab/>
            </w:r>
            <w:r w:rsidRPr="009B22BE">
              <w:tab/>
              <w:t>}</w:t>
            </w:r>
          </w:p>
          <w:p w14:paraId="18E3F894" w14:textId="77777777" w:rsidR="009B22BE" w:rsidRPr="009B22BE" w:rsidRDefault="009B22BE" w:rsidP="00802E23">
            <w:pPr>
              <w:pStyle w:val="af1"/>
            </w:pPr>
            <w:r w:rsidRPr="009B22BE">
              <w:tab/>
            </w:r>
            <w:r w:rsidRPr="009B22BE">
              <w:tab/>
              <w:t>}</w:t>
            </w:r>
          </w:p>
          <w:p w14:paraId="7CC40D8B" w14:textId="77777777" w:rsidR="009B22BE" w:rsidRPr="009B22BE" w:rsidRDefault="009B22BE" w:rsidP="00802E23">
            <w:pPr>
              <w:pStyle w:val="af1"/>
            </w:pPr>
            <w:r w:rsidRPr="009B22BE">
              <w:tab/>
              <w:t>}</w:t>
            </w:r>
          </w:p>
          <w:p w14:paraId="08488E27" w14:textId="77777777" w:rsidR="009B22BE" w:rsidRPr="009B22BE" w:rsidRDefault="009B22BE" w:rsidP="00802E23">
            <w:pPr>
              <w:pStyle w:val="af1"/>
            </w:pPr>
          </w:p>
          <w:p w14:paraId="62821CFF" w14:textId="77777777" w:rsidR="009B22BE" w:rsidRDefault="009B22BE" w:rsidP="00802E23">
            <w:pPr>
              <w:pStyle w:val="af1"/>
            </w:pPr>
            <w:r w:rsidRPr="009B22BE">
              <w:tab/>
              <w:t>private def checkValidation(){</w:t>
            </w:r>
          </w:p>
          <w:p w14:paraId="349F50A2" w14:textId="77777777"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14:paraId="5EE52334" w14:textId="77777777" w:rsidR="009B22BE" w:rsidRPr="009B22BE" w:rsidRDefault="009B22BE" w:rsidP="00802E23">
            <w:pPr>
              <w:pStyle w:val="af1"/>
            </w:pPr>
            <w:r w:rsidRPr="009B22BE">
              <w:tab/>
              <w:t>}</w:t>
            </w:r>
          </w:p>
          <w:p w14:paraId="17845F41" w14:textId="77777777" w:rsidR="009B22BE" w:rsidRPr="009B22BE" w:rsidRDefault="009B22BE" w:rsidP="00802E23">
            <w:pPr>
              <w:pStyle w:val="af1"/>
            </w:pPr>
          </w:p>
          <w:p w14:paraId="4C470087" w14:textId="77777777" w:rsidR="009B22BE" w:rsidRDefault="009B22BE" w:rsidP="00802E23">
            <w:pPr>
              <w:pStyle w:val="af1"/>
            </w:pPr>
            <w:r w:rsidRPr="009B22BE">
              <w:tab/>
              <w:t>private def adjustLine(){</w:t>
            </w:r>
          </w:p>
          <w:p w14:paraId="5AEC128F" w14:textId="77777777"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14:paraId="2D90D7C9" w14:textId="77777777" w:rsidR="009B22BE" w:rsidRPr="009B22BE" w:rsidRDefault="009B22BE" w:rsidP="00802E23">
            <w:pPr>
              <w:pStyle w:val="af1"/>
            </w:pPr>
            <w:r w:rsidRPr="009B22BE">
              <w:tab/>
              <w:t>}</w:t>
            </w:r>
          </w:p>
          <w:p w14:paraId="28B2F9B6" w14:textId="77777777" w:rsidR="009B22BE" w:rsidRDefault="009B22BE" w:rsidP="00802E23">
            <w:pPr>
              <w:pStyle w:val="af1"/>
            </w:pPr>
            <w:r w:rsidRPr="009B22BE">
              <w:t>}</w:t>
            </w:r>
          </w:p>
          <w:p w14:paraId="75227DBA" w14:textId="77777777" w:rsidR="00C967C9" w:rsidRPr="00C967C9" w:rsidRDefault="00C967C9" w:rsidP="00802E23">
            <w:pPr>
              <w:pStyle w:val="af1"/>
            </w:pPr>
          </w:p>
        </w:tc>
      </w:tr>
    </w:tbl>
    <w:p w14:paraId="387B2822" w14:textId="77777777"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w:t>
      </w:r>
      <w:r w:rsidR="007026F9">
        <w:rPr>
          <w:rFonts w:hint="eastAsia"/>
        </w:rPr>
        <w:lastRenderedPageBreak/>
        <w:t>拓展</w:t>
      </w:r>
      <w:r w:rsidR="001F0031">
        <w:rPr>
          <w:rFonts w:hint="eastAsia"/>
        </w:rPr>
        <w:t>（</w:t>
      </w:r>
      <w:r w:rsidR="001F0031">
        <w:rPr>
          <w:rFonts w:hint="eastAsia"/>
        </w:rPr>
        <w:t>7.1</w:t>
      </w:r>
      <w:r w:rsidR="001F0031">
        <w:rPr>
          <w:rFonts w:hint="eastAsia"/>
        </w:rPr>
        <w:t>节）</w:t>
      </w:r>
      <w:r w:rsidR="007026F9">
        <w:rPr>
          <w:rFonts w:hint="eastAsia"/>
        </w:rPr>
        <w:t>。</w:t>
      </w:r>
    </w:p>
    <w:p w14:paraId="67BF6D87" w14:textId="77777777"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14:paraId="35D9B154" w14:textId="77777777"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14:paraId="7B74C2D2" w14:textId="77777777" w:rsidR="00624A76" w:rsidRDefault="00624A76" w:rsidP="00624A76">
      <w:pPr>
        <w:pStyle w:val="2"/>
      </w:pPr>
      <w:bookmarkStart w:id="1019" w:name="_Toc482019030"/>
      <w:r>
        <w:rPr>
          <w:rFonts w:hint="eastAsia"/>
        </w:rPr>
        <w:t>5.</w:t>
      </w:r>
      <w:r w:rsidR="007F5F5E">
        <w:rPr>
          <w:rFonts w:hint="eastAsia"/>
        </w:rPr>
        <w:t>10</w:t>
      </w:r>
      <w:r>
        <w:rPr>
          <w:rFonts w:hint="eastAsia"/>
        </w:rPr>
        <w:t xml:space="preserve"> </w:t>
      </w:r>
      <w:r>
        <w:rPr>
          <w:rFonts w:hint="eastAsia"/>
        </w:rPr>
        <w:t>迭代的计算顺序</w:t>
      </w:r>
      <w:bookmarkEnd w:id="1019"/>
    </w:p>
    <w:p w14:paraId="4962F44A" w14:textId="77777777" w:rsidR="00CE3DBA" w:rsidRDefault="003A2B86" w:rsidP="00CE3DBA">
      <w:pPr>
        <w:ind w:firstLine="480"/>
      </w:pPr>
      <w:r>
        <w:rPr>
          <w:rFonts w:hint="eastAsia"/>
        </w:rPr>
        <w:t>在实现仿真算法时（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14:paraId="74429A6A" w14:textId="77777777"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5"/>
      </w:tblGrid>
      <w:tr w:rsidR="00CD1444" w14:paraId="539C7FC6" w14:textId="77777777" w:rsidTr="00352E02">
        <w:trPr>
          <w:jc w:val="center"/>
        </w:trPr>
        <w:tc>
          <w:tcPr>
            <w:tcW w:w="4265" w:type="dxa"/>
          </w:tcPr>
          <w:p w14:paraId="3A2AC50D" w14:textId="77777777"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14:paraId="15D656F9" w14:textId="77777777" w:rsidR="00CD1444" w:rsidRPr="00F35EED" w:rsidRDefault="00CD1444" w:rsidP="00352E02">
            <w:pPr>
              <w:pStyle w:val="af1"/>
            </w:pPr>
            <w:r w:rsidRPr="00F35EED">
              <w:tab/>
            </w:r>
            <w:r w:rsidRPr="00F35EED">
              <w:tab/>
              <w:t>l1:['s1', 'j1'],</w:t>
            </w:r>
          </w:p>
          <w:p w14:paraId="5AD33A5D" w14:textId="77777777" w:rsidR="00CD1444" w:rsidRPr="00F35EED" w:rsidRDefault="00CD1444" w:rsidP="00352E02">
            <w:pPr>
              <w:pStyle w:val="af1"/>
            </w:pPr>
            <w:r w:rsidRPr="00F35EED">
              <w:tab/>
            </w:r>
            <w:r w:rsidRPr="00F35EED">
              <w:tab/>
              <w:t>l2:['j1', 'b1'],</w:t>
            </w:r>
          </w:p>
          <w:p w14:paraId="7472EC8E" w14:textId="77777777" w:rsidR="00CD1444" w:rsidRPr="00F35EED" w:rsidRDefault="00CD1444" w:rsidP="00352E02">
            <w:pPr>
              <w:pStyle w:val="af1"/>
            </w:pPr>
            <w:r w:rsidRPr="00F35EED">
              <w:tab/>
            </w:r>
            <w:r w:rsidRPr="00F35EED">
              <w:tab/>
              <w:t>l3:['b1', 'b2'],</w:t>
            </w:r>
          </w:p>
          <w:p w14:paraId="77E9FD91" w14:textId="77777777" w:rsidR="00CD1444" w:rsidRPr="00F35EED" w:rsidRDefault="00CD1444" w:rsidP="00352E02">
            <w:pPr>
              <w:pStyle w:val="af1"/>
            </w:pPr>
            <w:r w:rsidRPr="00F35EED">
              <w:tab/>
            </w:r>
            <w:r w:rsidRPr="00F35EED">
              <w:tab/>
              <w:t>l4:['b2', 'j2'],</w:t>
            </w:r>
          </w:p>
          <w:p w14:paraId="66B198C9" w14:textId="77777777" w:rsidR="00CD1444" w:rsidRPr="00F35EED" w:rsidRDefault="00CD1444" w:rsidP="00352E02">
            <w:pPr>
              <w:pStyle w:val="af1"/>
            </w:pPr>
            <w:r w:rsidRPr="00F35EED">
              <w:tab/>
            </w:r>
            <w:r w:rsidRPr="00F35EED">
              <w:tab/>
              <w:t>l5:['j2', 'b3'],</w:t>
            </w:r>
          </w:p>
          <w:p w14:paraId="463F53A0" w14:textId="77777777" w:rsidR="00CD1444" w:rsidRPr="00F35EED" w:rsidRDefault="00CD1444" w:rsidP="00352E02">
            <w:pPr>
              <w:pStyle w:val="af1"/>
            </w:pPr>
            <w:r w:rsidRPr="00F35EED">
              <w:tab/>
            </w:r>
            <w:r w:rsidRPr="00F35EED">
              <w:tab/>
              <w:t>l6:['b3', 'b4'],</w:t>
            </w:r>
          </w:p>
          <w:p w14:paraId="0677FD97" w14:textId="77777777" w:rsidR="00CD1444" w:rsidRPr="00F35EED" w:rsidRDefault="00CD1444" w:rsidP="00352E02">
            <w:pPr>
              <w:pStyle w:val="af1"/>
            </w:pPr>
            <w:r w:rsidRPr="00F35EED">
              <w:tab/>
            </w:r>
            <w:r w:rsidRPr="00F35EED">
              <w:tab/>
              <w:t>l7:['b4', 'j2'],</w:t>
            </w:r>
          </w:p>
          <w:p w14:paraId="444842E0" w14:textId="77777777" w:rsidR="00CD1444" w:rsidRPr="00F35EED" w:rsidRDefault="00CD1444" w:rsidP="00352E02">
            <w:pPr>
              <w:pStyle w:val="af1"/>
            </w:pPr>
            <w:r w:rsidRPr="00F35EED">
              <w:tab/>
            </w:r>
            <w:r w:rsidRPr="00F35EED">
              <w:tab/>
              <w:t>l8:['b3', 'b5'],</w:t>
            </w:r>
          </w:p>
          <w:p w14:paraId="233A6DFC" w14:textId="77777777" w:rsidR="00CD1444" w:rsidRPr="00F35EED" w:rsidRDefault="00CD1444" w:rsidP="00352E02">
            <w:pPr>
              <w:pStyle w:val="af1"/>
            </w:pPr>
            <w:r w:rsidRPr="00F35EED">
              <w:tab/>
            </w:r>
            <w:r w:rsidRPr="00F35EED">
              <w:tab/>
              <w:t>l9:['b5', 'b6'],</w:t>
            </w:r>
          </w:p>
          <w:p w14:paraId="139A1186" w14:textId="77777777" w:rsidR="00CD1444" w:rsidRPr="00F35EED" w:rsidRDefault="00CD1444" w:rsidP="00352E02">
            <w:pPr>
              <w:pStyle w:val="af1"/>
            </w:pPr>
            <w:r w:rsidRPr="00F35EED">
              <w:tab/>
            </w:r>
            <w:r w:rsidRPr="00F35EED">
              <w:tab/>
              <w:t>l10:['b6', 'j1'],</w:t>
            </w:r>
          </w:p>
          <w:p w14:paraId="189F0545" w14:textId="77777777" w:rsidR="00CD1444" w:rsidRPr="00F35EED" w:rsidRDefault="00CD1444" w:rsidP="00352E02">
            <w:pPr>
              <w:pStyle w:val="af1"/>
            </w:pPr>
            <w:r w:rsidRPr="00F35EED">
              <w:tab/>
            </w:r>
            <w:r w:rsidRPr="00F35EED">
              <w:tab/>
              <w:t>l11:['b5', 'b7']]</w:t>
            </w:r>
          </w:p>
          <w:p w14:paraId="2799D566" w14:textId="77777777" w:rsidR="00CD1444" w:rsidRDefault="00CD1444" w:rsidP="00352E02">
            <w:pPr>
              <w:pStyle w:val="af1"/>
            </w:pPr>
          </w:p>
        </w:tc>
      </w:tr>
    </w:tbl>
    <w:p w14:paraId="35DEA0FA" w14:textId="348A5E65" w:rsidR="00CD1444" w:rsidRPr="00CE3DBA" w:rsidRDefault="00023A5E" w:rsidP="00CD1444">
      <w:pPr>
        <w:pStyle w:val="af2"/>
      </w:pPr>
      <w:r>
        <w:object w:dxaOrig="9626" w:dyaOrig="2483" w14:anchorId="0B885C87">
          <v:shape id="_x0000_i1045" type="#_x0000_t75" style="width:438.6pt;height:117.9pt" o:ole="">
            <v:imagedata r:id="rId75" o:title=""/>
          </v:shape>
          <o:OLEObject Type="Embed" ProgID="Visio.Drawing.11" ShapeID="_x0000_i1045" DrawAspect="Content" ObjectID="_1555770778" r:id="rId76"/>
        </w:object>
      </w:r>
      <w:r w:rsidR="00CD1444">
        <w:rPr>
          <w:rFonts w:hint="eastAsia"/>
        </w:rPr>
        <w:t>图</w:t>
      </w:r>
      <w:r w:rsidR="00CD1444">
        <w:rPr>
          <w:rFonts w:hint="eastAsia"/>
        </w:rPr>
        <w:t xml:space="preserve">5-19 </w:t>
      </w:r>
      <w:r w:rsidR="00CD1444">
        <w:rPr>
          <w:rFonts w:hint="eastAsia"/>
        </w:rPr>
        <w:t>合理的运算顺序</w:t>
      </w:r>
    </w:p>
    <w:p w14:paraId="38D26CB0" w14:textId="77777777"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w:t>
      </w:r>
      <w:r>
        <w:rPr>
          <w:rFonts w:hint="eastAsia"/>
        </w:rPr>
        <w:lastRenderedPageBreak/>
        <w:t>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14:paraId="7BA07BEB" w14:textId="77777777"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5"/>
      </w:tblGrid>
      <w:tr w:rsidR="00EC12A0" w14:paraId="74364FBA" w14:textId="77777777" w:rsidTr="00F721BE">
        <w:trPr>
          <w:jc w:val="center"/>
        </w:trPr>
        <w:tc>
          <w:tcPr>
            <w:tcW w:w="6285" w:type="dxa"/>
          </w:tcPr>
          <w:p w14:paraId="56BEDA5C" w14:textId="77777777" w:rsidR="00EC12A0" w:rsidRDefault="00EC12A0" w:rsidP="00EC12A0">
            <w:pPr>
              <w:pStyle w:val="af1"/>
            </w:pPr>
            <w:r>
              <w:rPr>
                <w:rFonts w:hint="eastAsia"/>
              </w:rPr>
              <w:t>输入：</w:t>
            </w:r>
            <w:r w:rsidR="00352E02">
              <w:rPr>
                <w:rFonts w:hint="eastAsia"/>
              </w:rPr>
              <w:t>lines</w:t>
            </w:r>
          </w:p>
          <w:p w14:paraId="72CBDC27" w14:textId="77777777" w:rsidR="00352E02" w:rsidRDefault="00352E02" w:rsidP="00EC12A0">
            <w:pPr>
              <w:pStyle w:val="af1"/>
            </w:pPr>
            <w:r>
              <w:rPr>
                <w:rFonts w:hint="eastAsia"/>
              </w:rPr>
              <w:t>输出：满足计算顺序的</w:t>
            </w:r>
            <w:r>
              <w:rPr>
                <w:rFonts w:hint="eastAsia"/>
              </w:rPr>
              <w:t>lines</w:t>
            </w:r>
          </w:p>
          <w:p w14:paraId="11C9B11E" w14:textId="77777777" w:rsidR="00352E02" w:rsidRDefault="00352E02" w:rsidP="00EC12A0">
            <w:pPr>
              <w:pStyle w:val="af1"/>
            </w:pPr>
          </w:p>
          <w:p w14:paraId="019C8393" w14:textId="77777777" w:rsidR="00352E02" w:rsidRDefault="00352E02" w:rsidP="00EC12A0">
            <w:pPr>
              <w:pStyle w:val="af1"/>
            </w:pPr>
            <w:r>
              <w:rPr>
                <w:rFonts w:hint="eastAsia"/>
              </w:rPr>
              <w:t>算法：找到电源所在的</w:t>
            </w:r>
            <w:r>
              <w:rPr>
                <w:rFonts w:hint="eastAsia"/>
              </w:rPr>
              <w:t>line</w:t>
            </w:r>
            <w:r>
              <w:rPr>
                <w:rFonts w:hint="eastAsia"/>
              </w:rPr>
              <w:t>；</w:t>
            </w:r>
          </w:p>
          <w:p w14:paraId="6C70504D" w14:textId="77777777" w:rsidR="0059304C" w:rsidRDefault="0059304C" w:rsidP="00EC12A0">
            <w:pPr>
              <w:pStyle w:val="af1"/>
            </w:pPr>
          </w:p>
          <w:p w14:paraId="2BC59921" w14:textId="77777777"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14:paraId="56904F71" w14:textId="77777777" w:rsidR="00352E02" w:rsidRDefault="00352E02" w:rsidP="00EC12A0">
            <w:pPr>
              <w:pStyle w:val="af1"/>
            </w:pPr>
            <w:r w:rsidRPr="00F35EED">
              <w:tab/>
            </w:r>
            <w:r>
              <w:rPr>
                <w:rFonts w:hint="eastAsia"/>
              </w:rPr>
              <w:t>寻找相连的</w:t>
            </w:r>
            <w:r>
              <w:rPr>
                <w:rFonts w:hint="eastAsia"/>
              </w:rPr>
              <w:t>line</w:t>
            </w:r>
            <w:r>
              <w:rPr>
                <w:rFonts w:hint="eastAsia"/>
              </w:rPr>
              <w:t>；</w:t>
            </w:r>
          </w:p>
          <w:p w14:paraId="794494B0" w14:textId="77777777" w:rsidR="00352E02" w:rsidRDefault="00352E02" w:rsidP="00EC12A0">
            <w:pPr>
              <w:pStyle w:val="af1"/>
            </w:pPr>
            <w:r w:rsidRPr="00F35EED">
              <w:tab/>
            </w:r>
            <w:r>
              <w:t>如果找到分叉的</w:t>
            </w:r>
            <w:r>
              <w:t>line</w:t>
            </w:r>
            <w:r>
              <w:rPr>
                <w:rFonts w:hint="eastAsia"/>
              </w:rPr>
              <w:t>：</w:t>
            </w:r>
          </w:p>
          <w:p w14:paraId="570920B1" w14:textId="77777777" w:rsidR="00352E02" w:rsidRDefault="00352E02" w:rsidP="00EC12A0">
            <w:pPr>
              <w:pStyle w:val="af1"/>
            </w:pPr>
            <w:r w:rsidRPr="00F35EED">
              <w:tab/>
            </w:r>
            <w:r w:rsidRPr="00F35EED">
              <w:tab/>
            </w:r>
            <w:r>
              <w:t>分裂得到多条</w:t>
            </w:r>
            <w:r>
              <w:t>line</w:t>
            </w:r>
            <w:r w:rsidR="0059304C">
              <w:rPr>
                <w:rFonts w:hint="eastAsia"/>
              </w:rPr>
              <w:t>；</w:t>
            </w:r>
          </w:p>
          <w:p w14:paraId="143810C7" w14:textId="77777777"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14:paraId="45E85A0A" w14:textId="77777777" w:rsidR="0059304C" w:rsidRDefault="0059304C" w:rsidP="00EC12A0">
            <w:pPr>
              <w:pStyle w:val="af1"/>
            </w:pPr>
            <w:r w:rsidRPr="00F35EED">
              <w:tab/>
            </w:r>
            <w:r>
              <w:t>否则</w:t>
            </w:r>
            <w:r>
              <w:rPr>
                <w:rFonts w:hint="eastAsia"/>
              </w:rPr>
              <w:t>：</w:t>
            </w:r>
          </w:p>
          <w:p w14:paraId="7DD310DD" w14:textId="77777777" w:rsidR="0059304C" w:rsidRDefault="0059304C" w:rsidP="00EC12A0">
            <w:pPr>
              <w:pStyle w:val="af1"/>
            </w:pPr>
            <w:r w:rsidRPr="00F35EED">
              <w:tab/>
            </w:r>
            <w:r w:rsidRPr="00F35EED">
              <w:tab/>
            </w:r>
            <w:r>
              <w:t>继续寻找直到没有相连的</w:t>
            </w:r>
            <w:r>
              <w:t>line</w:t>
            </w:r>
            <w:r>
              <w:t>为止</w:t>
            </w:r>
          </w:p>
          <w:p w14:paraId="253AE952" w14:textId="77777777" w:rsidR="0059304C" w:rsidRDefault="0059304C" w:rsidP="00EC12A0">
            <w:pPr>
              <w:pStyle w:val="af1"/>
            </w:pPr>
            <w:r>
              <w:t>end</w:t>
            </w:r>
            <w:r w:rsidR="00747C4F">
              <w:t xml:space="preserve"> findL</w:t>
            </w:r>
            <w:r>
              <w:t>ine</w:t>
            </w:r>
          </w:p>
          <w:p w14:paraId="6015AC27" w14:textId="77777777" w:rsidR="0059304C" w:rsidRDefault="0059304C" w:rsidP="00EC12A0">
            <w:pPr>
              <w:pStyle w:val="af1"/>
            </w:pPr>
          </w:p>
          <w:p w14:paraId="3A7A4B4E" w14:textId="77777777"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14:paraId="00A7C1D6" w14:textId="77777777" w:rsidR="00404336" w:rsidRDefault="00F721BE" w:rsidP="00EC12A0">
            <w:pPr>
              <w:pStyle w:val="af1"/>
            </w:pPr>
            <w:r>
              <w:t xml:space="preserve">Function </w:t>
            </w:r>
            <w:r w:rsidR="00404336">
              <w:t>find</w:t>
            </w:r>
            <w:r w:rsidR="00404336">
              <w:rPr>
                <w:rFonts w:hint="eastAsia"/>
              </w:rPr>
              <w:t>Remain</w:t>
            </w:r>
            <w:r w:rsidR="00404336">
              <w:rPr>
                <w:rFonts w:hint="eastAsia"/>
              </w:rPr>
              <w:t>：</w:t>
            </w:r>
          </w:p>
          <w:p w14:paraId="3EC3E1B2" w14:textId="77777777" w:rsidR="00AF2CD4" w:rsidRDefault="00404336" w:rsidP="00EC12A0">
            <w:pPr>
              <w:pStyle w:val="af1"/>
            </w:pPr>
            <w:r w:rsidRPr="00F35EED">
              <w:tab/>
            </w:r>
            <w:r>
              <w:t>对每条剩下的</w:t>
            </w:r>
            <w:r>
              <w:t>line</w:t>
            </w:r>
            <w:r>
              <w:rPr>
                <w:rFonts w:hint="eastAsia"/>
              </w:rPr>
              <w:t>：</w:t>
            </w:r>
          </w:p>
          <w:p w14:paraId="7BB630EB" w14:textId="77777777" w:rsidR="00404336" w:rsidRDefault="00404336" w:rsidP="00EC12A0">
            <w:pPr>
              <w:pStyle w:val="af1"/>
            </w:pPr>
            <w:r w:rsidRPr="00F35EED">
              <w:tab/>
            </w:r>
            <w:r w:rsidRPr="00F35EED">
              <w:tab/>
            </w:r>
            <w:r>
              <w:t>调用</w:t>
            </w:r>
            <w:r>
              <w:t>findLine</w:t>
            </w:r>
            <w:r>
              <w:t>得到多条分支</w:t>
            </w:r>
            <w:r>
              <w:rPr>
                <w:rFonts w:hint="eastAsia"/>
              </w:rPr>
              <w:t>；</w:t>
            </w:r>
          </w:p>
          <w:p w14:paraId="177FA913" w14:textId="77777777" w:rsidR="00404336" w:rsidRDefault="00404336" w:rsidP="00EC12A0">
            <w:pPr>
              <w:pStyle w:val="af1"/>
            </w:pPr>
            <w:r w:rsidRPr="00F35EED">
              <w:tab/>
            </w:r>
            <w:r>
              <w:t>从中取得最长的一条</w:t>
            </w:r>
            <w:r>
              <w:rPr>
                <w:rFonts w:hint="eastAsia"/>
              </w:rPr>
              <w:t>；</w:t>
            </w:r>
          </w:p>
          <w:p w14:paraId="17860191" w14:textId="77777777" w:rsidR="00404336" w:rsidRDefault="00404336" w:rsidP="00EC12A0">
            <w:pPr>
              <w:pStyle w:val="af1"/>
            </w:pPr>
            <w:r w:rsidRPr="00F35EED">
              <w:tab/>
            </w:r>
            <w:r>
              <w:t>如果没有剩余的</w:t>
            </w:r>
            <w:r>
              <w:t>line</w:t>
            </w:r>
            <w:r>
              <w:rPr>
                <w:rFonts w:hint="eastAsia"/>
              </w:rPr>
              <w:t>：</w:t>
            </w:r>
          </w:p>
          <w:p w14:paraId="0AF6CBFB" w14:textId="77777777" w:rsidR="00404336" w:rsidRDefault="00404336" w:rsidP="00EC12A0">
            <w:pPr>
              <w:pStyle w:val="af1"/>
            </w:pPr>
            <w:r w:rsidRPr="00F35EED">
              <w:tab/>
            </w:r>
            <w:r w:rsidRPr="00F35EED">
              <w:tab/>
            </w:r>
            <w:r>
              <w:t>结束</w:t>
            </w:r>
          </w:p>
          <w:p w14:paraId="38FC076B" w14:textId="77777777" w:rsidR="00404336" w:rsidRDefault="00404336" w:rsidP="00EC12A0">
            <w:pPr>
              <w:pStyle w:val="af1"/>
            </w:pPr>
            <w:r w:rsidRPr="00F35EED">
              <w:tab/>
            </w:r>
            <w:r>
              <w:t>否则</w:t>
            </w:r>
            <w:r>
              <w:rPr>
                <w:rFonts w:hint="eastAsia"/>
              </w:rPr>
              <w:t>：</w:t>
            </w:r>
          </w:p>
          <w:p w14:paraId="37B5664B" w14:textId="77777777"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14:paraId="45221D98" w14:textId="77777777" w:rsidR="00404336" w:rsidRDefault="00404336" w:rsidP="00EC12A0">
            <w:pPr>
              <w:pStyle w:val="af1"/>
            </w:pPr>
            <w:r>
              <w:t>end</w:t>
            </w:r>
            <w:r>
              <w:rPr>
                <w:rFonts w:hint="eastAsia"/>
              </w:rPr>
              <w:t xml:space="preserve"> findRemain</w:t>
            </w:r>
          </w:p>
          <w:p w14:paraId="48D61B99" w14:textId="77777777" w:rsidR="00404336" w:rsidRDefault="00404336" w:rsidP="00EC12A0">
            <w:pPr>
              <w:pStyle w:val="af1"/>
            </w:pPr>
            <w:r w:rsidRPr="00F35EED">
              <w:tab/>
            </w:r>
          </w:p>
          <w:p w14:paraId="58ED8C14" w14:textId="77777777"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14:paraId="2C23D0C1" w14:textId="77777777" w:rsidR="00130061" w:rsidRDefault="00130061" w:rsidP="00EC12A0">
            <w:pPr>
              <w:pStyle w:val="af1"/>
            </w:pPr>
            <w:r w:rsidRPr="00F35EED">
              <w:tab/>
            </w:r>
            <w:r>
              <w:t>返回</w:t>
            </w:r>
            <w:r>
              <w:t>lines</w:t>
            </w:r>
            <w:r>
              <w:rPr>
                <w:rFonts w:hint="eastAsia"/>
              </w:rPr>
              <w:t>；</w:t>
            </w:r>
          </w:p>
          <w:p w14:paraId="750C4EC2" w14:textId="77777777" w:rsidR="00352E02" w:rsidRDefault="00352E02" w:rsidP="00EC12A0">
            <w:pPr>
              <w:pStyle w:val="af1"/>
            </w:pPr>
          </w:p>
        </w:tc>
      </w:tr>
    </w:tbl>
    <w:p w14:paraId="629D7819" w14:textId="77777777" w:rsidR="006B547D" w:rsidRDefault="00624A76" w:rsidP="006B547D">
      <w:pPr>
        <w:pStyle w:val="2"/>
      </w:pPr>
      <w:bookmarkStart w:id="1020" w:name="_Toc482019031"/>
      <w:r>
        <w:rPr>
          <w:rFonts w:hint="eastAsia"/>
        </w:rPr>
        <w:t>5.1</w:t>
      </w:r>
      <w:r w:rsidR="007F5F5E">
        <w:rPr>
          <w:rFonts w:hint="eastAsia"/>
        </w:rPr>
        <w:t>1</w:t>
      </w:r>
      <w:r w:rsidR="006B547D">
        <w:rPr>
          <w:rFonts w:hint="eastAsia"/>
        </w:rPr>
        <w:t xml:space="preserve"> </w:t>
      </w:r>
      <w:r w:rsidR="006B547D">
        <w:rPr>
          <w:rFonts w:hint="eastAsia"/>
        </w:rPr>
        <w:t>本章小结</w:t>
      </w:r>
      <w:bookmarkEnd w:id="1020"/>
    </w:p>
    <w:p w14:paraId="4E1535B7" w14:textId="77777777"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14:paraId="1EBA9722" w14:textId="77777777" w:rsidR="001A0BCE" w:rsidRDefault="001A0BCE">
      <w:pPr>
        <w:widowControl/>
        <w:snapToGrid/>
        <w:spacing w:after="200" w:line="220" w:lineRule="atLeast"/>
        <w:ind w:firstLineChars="0" w:firstLine="0"/>
        <w:jc w:val="left"/>
      </w:pPr>
      <w:r>
        <w:br w:type="page"/>
      </w:r>
    </w:p>
    <w:p w14:paraId="7744AB2C" w14:textId="77777777" w:rsidR="001A0BCE" w:rsidRDefault="00823D0C" w:rsidP="00823D0C">
      <w:pPr>
        <w:pStyle w:val="1"/>
      </w:pPr>
      <w:bookmarkStart w:id="1021" w:name="_Toc482019032"/>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1021"/>
    </w:p>
    <w:p w14:paraId="20679D30" w14:textId="77777777"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14:paraId="42060AFC" w14:textId="77777777" w:rsidR="00DC310D" w:rsidRPr="00B77244" w:rsidRDefault="00DC310D" w:rsidP="00E568A3">
      <w:pPr>
        <w:ind w:firstLineChars="0" w:firstLine="0"/>
        <w:jc w:val="center"/>
      </w:pPr>
      <w:r>
        <w:rPr>
          <w:rFonts w:hint="eastAsia"/>
          <w:noProof/>
        </w:rPr>
        <w:drawing>
          <wp:inline distT="0" distB="0" distL="0" distR="0" wp14:anchorId="0952628A" wp14:editId="389B0427">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14:paraId="7CE0497F" w14:textId="77777777"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14:paraId="4370992E" w14:textId="77777777"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14:paraId="51B13FEB" w14:textId="77777777"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14:paraId="17EDFBC8" w14:textId="77777777"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14:paraId="1FE0E03B" w14:textId="77777777"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9"/>
      </w:tblGrid>
      <w:tr w:rsidR="006B6080" w14:paraId="4FB9911E" w14:textId="77777777" w:rsidTr="006B6080">
        <w:trPr>
          <w:jc w:val="center"/>
        </w:trPr>
        <w:tc>
          <w:tcPr>
            <w:tcW w:w="7739" w:type="dxa"/>
          </w:tcPr>
          <w:p w14:paraId="1106F03C" w14:textId="77777777" w:rsidR="006B6080" w:rsidRDefault="006B6080" w:rsidP="003F16F6">
            <w:pPr>
              <w:pStyle w:val="af1"/>
            </w:pPr>
            <w:r>
              <w:t>&lt;svg width="200" height="200"</w:t>
            </w:r>
            <w:r>
              <w:rPr>
                <w:rFonts w:hint="eastAsia"/>
              </w:rPr>
              <w:t xml:space="preserve"> style=</w:t>
            </w:r>
            <w:r>
              <w:t>"</w:t>
            </w:r>
            <w:r>
              <w:rPr>
                <w:rFonts w:hint="eastAsia"/>
              </w:rPr>
              <w:t>border:solid 1px red</w:t>
            </w:r>
            <w:r>
              <w:t>"&gt;</w:t>
            </w:r>
          </w:p>
          <w:p w14:paraId="523AD522" w14:textId="77777777" w:rsidR="006B6080" w:rsidRPr="004F07CF" w:rsidRDefault="006B6080" w:rsidP="004F07CF">
            <w:pPr>
              <w:pStyle w:val="af1"/>
              <w:ind w:firstLineChars="200" w:firstLine="422"/>
              <w:rPr>
                <w:b/>
              </w:rPr>
            </w:pPr>
            <w:r w:rsidRPr="004F07CF">
              <w:rPr>
                <w:b/>
              </w:rPr>
              <w:t>&lt;line x1="0" y1="0" x2="50" y2="50" stroke="black"/&gt;</w:t>
            </w:r>
          </w:p>
          <w:p w14:paraId="360F610E" w14:textId="77777777" w:rsidR="006B6080" w:rsidRDefault="006B6080" w:rsidP="003F16F6">
            <w:pPr>
              <w:pStyle w:val="af1"/>
            </w:pPr>
            <w:r>
              <w:t>&lt;/svg&gt;</w:t>
            </w:r>
          </w:p>
          <w:p w14:paraId="070B188D" w14:textId="77777777" w:rsidR="006B6080" w:rsidRDefault="006B6080" w:rsidP="003F16F6">
            <w:pPr>
              <w:pStyle w:val="af1"/>
            </w:pPr>
          </w:p>
        </w:tc>
      </w:tr>
    </w:tbl>
    <w:p w14:paraId="1D011912" w14:textId="77777777" w:rsidR="006B6080" w:rsidRDefault="006B6080" w:rsidP="006B6080">
      <w:pPr>
        <w:pStyle w:val="af2"/>
      </w:pPr>
      <w:r>
        <w:rPr>
          <w:rFonts w:hint="eastAsia"/>
          <w:noProof/>
        </w:rPr>
        <w:drawing>
          <wp:inline distT="0" distB="0" distL="0" distR="0" wp14:anchorId="2DFB129A" wp14:editId="14056DE6">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14:paraId="4E2B93F7" w14:textId="77777777"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14:paraId="78D84F0E" w14:textId="77777777" w:rsidR="00F35EED" w:rsidRPr="00F35EED" w:rsidRDefault="00F35EED" w:rsidP="00F35EED">
      <w:pPr>
        <w:ind w:firstLineChars="0" w:firstLine="0"/>
      </w:pPr>
    </w:p>
    <w:p w14:paraId="1D5DD49C" w14:textId="77777777" w:rsidR="00823D0C" w:rsidRDefault="00823D0C" w:rsidP="00823D0C">
      <w:pPr>
        <w:pStyle w:val="2"/>
      </w:pPr>
      <w:bookmarkStart w:id="1022" w:name="_Toc482019033"/>
      <w:r>
        <w:rPr>
          <w:rFonts w:hint="eastAsia"/>
        </w:rPr>
        <w:t xml:space="preserve">6.1 </w:t>
      </w:r>
      <w:r>
        <w:rPr>
          <w:rFonts w:hint="eastAsia"/>
        </w:rPr>
        <w:t>学习测试</w:t>
      </w:r>
      <w:r w:rsidR="00055C58">
        <w:rPr>
          <w:rFonts w:hint="eastAsia"/>
        </w:rPr>
        <w:t>不可或缺</w:t>
      </w:r>
      <w:bookmarkEnd w:id="1022"/>
    </w:p>
    <w:p w14:paraId="33B2165A" w14:textId="77777777"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14:paraId="52103E94" w14:textId="77777777"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8"/>
        <w:gridCol w:w="4395"/>
      </w:tblGrid>
      <w:tr w:rsidR="00F35EED" w14:paraId="051D1EDF" w14:textId="77777777" w:rsidTr="00281DE4">
        <w:trPr>
          <w:jc w:val="center"/>
        </w:trPr>
        <w:tc>
          <w:tcPr>
            <w:tcW w:w="3698" w:type="dxa"/>
            <w:vAlign w:val="center"/>
          </w:tcPr>
          <w:p w14:paraId="543DA355" w14:textId="77777777" w:rsidR="00F35EED" w:rsidRDefault="00F35EED" w:rsidP="00F35EED">
            <w:pPr>
              <w:pStyle w:val="af2"/>
            </w:pPr>
            <w:r>
              <w:rPr>
                <w:noProof/>
              </w:rPr>
              <w:drawing>
                <wp:inline distT="0" distB="0" distL="0" distR="0" wp14:anchorId="2F55BCC4" wp14:editId="0737652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14:paraId="5BAFDF79" w14:textId="77777777" w:rsidR="00F35EED" w:rsidRDefault="00F35EED" w:rsidP="00F35EED">
            <w:pPr>
              <w:pStyle w:val="af2"/>
            </w:pPr>
            <w:r>
              <w:rPr>
                <w:noProof/>
              </w:rPr>
              <w:drawing>
                <wp:inline distT="0" distB="0" distL="0" distR="0" wp14:anchorId="732F3FC2" wp14:editId="76ADEC16">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14:paraId="2C87AC5F" w14:textId="77777777" w:rsidTr="00281DE4">
        <w:trPr>
          <w:trHeight w:val="689"/>
          <w:jc w:val="center"/>
        </w:trPr>
        <w:tc>
          <w:tcPr>
            <w:tcW w:w="3698" w:type="dxa"/>
            <w:vAlign w:val="center"/>
          </w:tcPr>
          <w:p w14:paraId="4935F26E" w14:textId="77777777"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14:paraId="35A24040" w14:textId="77777777" w:rsidR="00F35EED" w:rsidRDefault="00F35EED" w:rsidP="00281DE4">
            <w:pPr>
              <w:pStyle w:val="af2"/>
            </w:pPr>
            <w:r>
              <w:rPr>
                <w:rFonts w:hint="eastAsia"/>
              </w:rPr>
              <w:t>图</w:t>
            </w:r>
            <w:r w:rsidR="00281DE4">
              <w:rPr>
                <w:rFonts w:hint="eastAsia"/>
              </w:rPr>
              <w:t>6-4</w:t>
            </w:r>
            <w:r>
              <w:rPr>
                <w:rFonts w:hint="eastAsia"/>
              </w:rPr>
              <w:t>在网页中输出数学公式</w:t>
            </w:r>
          </w:p>
        </w:tc>
      </w:tr>
    </w:tbl>
    <w:p w14:paraId="6BEC792C" w14:textId="77777777"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14:paraId="69F183D2" w14:textId="77777777" w:rsidR="00823D0C" w:rsidRDefault="00565501" w:rsidP="00EC4F9A">
      <w:pPr>
        <w:pStyle w:val="2"/>
      </w:pPr>
      <w:bookmarkStart w:id="1023" w:name="_Toc482019034"/>
      <w:r>
        <w:rPr>
          <w:rFonts w:hint="eastAsia"/>
        </w:rPr>
        <w:t>6.2</w:t>
      </w:r>
      <w:r w:rsidR="00EC4F9A">
        <w:rPr>
          <w:rFonts w:hint="eastAsia"/>
        </w:rPr>
        <w:t xml:space="preserve"> </w:t>
      </w:r>
      <w:r w:rsidR="00EC4F9A">
        <w:rPr>
          <w:rFonts w:hint="eastAsia"/>
        </w:rPr>
        <w:t>前端程序的基本结构</w:t>
      </w:r>
      <w:bookmarkEnd w:id="1023"/>
    </w:p>
    <w:p w14:paraId="715AEC6C" w14:textId="77777777"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885D60">
        <w:fldChar w:fldCharType="begin"/>
      </w:r>
      <w:r w:rsidR="00C15D90">
        <w:instrText xml:space="preserve"> ADDIN NE.Ref.{EA4955D0-8A84-4DA0-B488-A07E4662EA8E}</w:instrText>
      </w:r>
      <w:r w:rsidR="00885D60">
        <w:fldChar w:fldCharType="separate"/>
      </w:r>
      <w:r w:rsidR="00D70963">
        <w:rPr>
          <w:rFonts w:eastAsia="微软雅黑" w:cs="Times New Roman"/>
          <w:color w:val="080000"/>
          <w:szCs w:val="24"/>
          <w:vertAlign w:val="superscript"/>
        </w:rPr>
        <w:t>[30]</w:t>
      </w:r>
      <w:r w:rsidR="00885D60">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885D60">
        <w:fldChar w:fldCharType="begin"/>
      </w:r>
      <w:r w:rsidR="00C15D90">
        <w:instrText xml:space="preserve"> ADDIN NE.Ref.{F09AEB43-EEDA-43A4-A768-BC5354EC8DBF}</w:instrText>
      </w:r>
      <w:r w:rsidR="00885D60">
        <w:fldChar w:fldCharType="separate"/>
      </w:r>
      <w:r w:rsidR="00D70963">
        <w:rPr>
          <w:rFonts w:eastAsia="微软雅黑" w:cs="Times New Roman"/>
          <w:color w:val="080000"/>
          <w:szCs w:val="24"/>
          <w:vertAlign w:val="superscript"/>
        </w:rPr>
        <w:t>[31, 32]</w:t>
      </w:r>
      <w:r w:rsidR="00885D60">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14:paraId="482CE2F8" w14:textId="77777777"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14:paraId="7D0C281F" w14:textId="77777777" w:rsidR="00823D0C" w:rsidRDefault="00F4118C" w:rsidP="00C112C1">
      <w:pPr>
        <w:ind w:firstLineChars="0" w:firstLine="0"/>
        <w:jc w:val="center"/>
      </w:pPr>
      <w:r>
        <w:object w:dxaOrig="4760" w:dyaOrig="2351" w14:anchorId="0946F684">
          <v:shape id="_x0000_i1046" type="#_x0000_t75" style="width:217.55pt;height:108.2pt" o:ole="">
            <v:imagedata r:id="rId81" o:title=""/>
          </v:shape>
          <o:OLEObject Type="Embed" ProgID="Visio.Drawing.11" ShapeID="_x0000_i1046" DrawAspect="Content" ObjectID="_1555770779" r:id="rId82"/>
        </w:object>
      </w:r>
    </w:p>
    <w:p w14:paraId="566C19E8" w14:textId="77777777"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14:paraId="0C2AC1CF" w14:textId="77777777" w:rsidR="006C2E5F" w:rsidRDefault="006C2E5F" w:rsidP="006C2E5F">
      <w:pPr>
        <w:pStyle w:val="2"/>
      </w:pPr>
      <w:bookmarkStart w:id="1024" w:name="_Toc482019035"/>
      <w:r>
        <w:rPr>
          <w:rFonts w:hint="eastAsia"/>
        </w:rPr>
        <w:t xml:space="preserve">6.3 </w:t>
      </w:r>
      <w:r w:rsidR="0036643D">
        <w:rPr>
          <w:rFonts w:hint="eastAsia"/>
        </w:rPr>
        <w:t>程序的用户界面</w:t>
      </w:r>
      <w:bookmarkEnd w:id="1024"/>
    </w:p>
    <w:p w14:paraId="5F59E496" w14:textId="77777777"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14:paraId="16A325C9" w14:textId="77777777" w:rsidR="000771C4" w:rsidRPr="00434E0B" w:rsidRDefault="000771C4" w:rsidP="000771C4">
      <w:pPr>
        <w:ind w:firstLineChars="0" w:firstLine="0"/>
      </w:pPr>
      <w:r>
        <w:rPr>
          <w:noProof/>
        </w:rPr>
        <w:drawing>
          <wp:inline distT="0" distB="0" distL="0" distR="0" wp14:anchorId="026BD670" wp14:editId="7E0E27CD">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14:paraId="0BED5AF4" w14:textId="77777777"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14:paraId="2BC6E855" w14:textId="77777777"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434E0B" w14:paraId="16678AE1" w14:textId="77777777" w:rsidTr="00352E02">
        <w:tc>
          <w:tcPr>
            <w:tcW w:w="8946" w:type="dxa"/>
          </w:tcPr>
          <w:p w14:paraId="08CBC65F" w14:textId="77777777" w:rsidR="00434E0B" w:rsidRDefault="00434E0B" w:rsidP="00352E02">
            <w:pPr>
              <w:pStyle w:val="af1"/>
            </w:pPr>
            <w:r>
              <w:t>@Controller</w:t>
            </w:r>
          </w:p>
          <w:p w14:paraId="0C85D48D" w14:textId="77777777" w:rsidR="00434E0B" w:rsidRDefault="00434E0B" w:rsidP="00352E02">
            <w:pPr>
              <w:pStyle w:val="af1"/>
            </w:pPr>
            <w:r>
              <w:t>public class SimulationController {</w:t>
            </w:r>
          </w:p>
          <w:p w14:paraId="0537D4E2" w14:textId="77777777" w:rsidR="00434E0B" w:rsidRDefault="00434E0B" w:rsidP="00352E02">
            <w:pPr>
              <w:pStyle w:val="af1"/>
            </w:pPr>
            <w:r>
              <w:tab/>
              <w:t>@ResponseBody</w:t>
            </w:r>
          </w:p>
          <w:p w14:paraId="49EE834B" w14:textId="77777777" w:rsidR="00434E0B" w:rsidRDefault="00434E0B" w:rsidP="00352E02">
            <w:pPr>
              <w:pStyle w:val="af1"/>
            </w:pPr>
            <w:r>
              <w:tab/>
              <w:t>@PostMapping(path = "/simulate")</w:t>
            </w:r>
          </w:p>
          <w:p w14:paraId="5E2FBFFE" w14:textId="77777777" w:rsidR="00434E0B" w:rsidRDefault="00434E0B" w:rsidP="00352E02">
            <w:pPr>
              <w:pStyle w:val="af1"/>
            </w:pPr>
            <w:r>
              <w:tab/>
              <w:t>@SuppressWarnings("unchecked")</w:t>
            </w:r>
          </w:p>
          <w:p w14:paraId="68E554C1" w14:textId="77777777" w:rsidR="00434E0B" w:rsidRDefault="00434E0B" w:rsidP="00352E02">
            <w:pPr>
              <w:pStyle w:val="af1"/>
            </w:pPr>
            <w:r>
              <w:tab/>
              <w:t>public LineData simulate(</w:t>
            </w:r>
          </w:p>
          <w:p w14:paraId="40F15604" w14:textId="77777777" w:rsidR="00434E0B" w:rsidRDefault="00434E0B" w:rsidP="00352E02">
            <w:pPr>
              <w:pStyle w:val="af1"/>
            </w:pPr>
            <w:r>
              <w:tab/>
            </w:r>
            <w:r>
              <w:tab/>
            </w:r>
            <w:r>
              <w:tab/>
            </w:r>
            <w:r w:rsidRPr="00FB45EC">
              <w:rPr>
                <w:b/>
              </w:rPr>
              <w:t>@RequestParam("model")</w:t>
            </w:r>
            <w:r>
              <w:t xml:space="preserve"> String jsonModel) {</w:t>
            </w:r>
          </w:p>
          <w:p w14:paraId="057DB27F" w14:textId="77777777" w:rsidR="00434E0B" w:rsidRDefault="00434E0B" w:rsidP="00352E02">
            <w:pPr>
              <w:pStyle w:val="af1"/>
            </w:pPr>
            <w:r>
              <w:tab/>
            </w:r>
            <w:r>
              <w:tab/>
              <w:t>JsonSlurper js = new JsonSlurper();</w:t>
            </w:r>
          </w:p>
          <w:p w14:paraId="423559D9" w14:textId="77777777" w:rsidR="00434E0B" w:rsidRDefault="00434E0B" w:rsidP="00352E02">
            <w:pPr>
              <w:pStyle w:val="af1"/>
            </w:pPr>
            <w:r>
              <w:lastRenderedPageBreak/>
              <w:tab/>
            </w:r>
            <w:r>
              <w:tab/>
              <w:t xml:space="preserve">Object obj = </w:t>
            </w:r>
            <w:r w:rsidRPr="00454828">
              <w:rPr>
                <w:b/>
              </w:rPr>
              <w:t>js.parseText(jsonModel)</w:t>
            </w:r>
            <w:r>
              <w:t>;</w:t>
            </w:r>
          </w:p>
          <w:p w14:paraId="13C4BE04" w14:textId="77777777" w:rsidR="00434E0B" w:rsidRDefault="00434E0B" w:rsidP="00352E02">
            <w:pPr>
              <w:pStyle w:val="af1"/>
            </w:pPr>
          </w:p>
          <w:p w14:paraId="7DBA4D4E" w14:textId="77777777" w:rsidR="00434E0B" w:rsidRDefault="00434E0B" w:rsidP="00352E02">
            <w:pPr>
              <w:pStyle w:val="af1"/>
            </w:pPr>
            <w:r>
              <w:tab/>
            </w:r>
            <w:r>
              <w:tab/>
              <w:t>Simulator simulator = new Simulator();</w:t>
            </w:r>
          </w:p>
          <w:p w14:paraId="6F34AFD4" w14:textId="77777777" w:rsidR="00434E0B" w:rsidRPr="00454828" w:rsidRDefault="00434E0B" w:rsidP="00352E02">
            <w:pPr>
              <w:pStyle w:val="af1"/>
              <w:rPr>
                <w:b/>
              </w:rPr>
            </w:pPr>
            <w:r>
              <w:tab/>
            </w:r>
            <w:r>
              <w:tab/>
            </w:r>
            <w:r w:rsidRPr="00454828">
              <w:rPr>
                <w:b/>
              </w:rPr>
              <w:t>simulator.initSystem((Map&lt;String, Object&gt;) obj);</w:t>
            </w:r>
          </w:p>
          <w:p w14:paraId="534A5A04" w14:textId="77777777" w:rsidR="00434E0B" w:rsidRDefault="00434E0B" w:rsidP="00352E02">
            <w:pPr>
              <w:pStyle w:val="af1"/>
            </w:pPr>
            <w:r>
              <w:tab/>
            </w:r>
            <w:r>
              <w:tab/>
              <w:t>simulator.simulate();</w:t>
            </w:r>
          </w:p>
          <w:p w14:paraId="666C2AFC" w14:textId="77777777" w:rsidR="00434E0B" w:rsidRDefault="00434E0B" w:rsidP="00352E02">
            <w:pPr>
              <w:pStyle w:val="af1"/>
            </w:pPr>
          </w:p>
          <w:p w14:paraId="5EB9F616" w14:textId="77777777" w:rsidR="00434E0B" w:rsidRDefault="00434E0B" w:rsidP="00352E02">
            <w:pPr>
              <w:pStyle w:val="af1"/>
            </w:pPr>
            <w:r>
              <w:tab/>
            </w:r>
            <w:r>
              <w:tab/>
              <w:t xml:space="preserve">Map&lt;String, Scope&gt; scopes = </w:t>
            </w:r>
          </w:p>
          <w:p w14:paraId="1F22A374" w14:textId="77777777" w:rsidR="00434E0B" w:rsidRDefault="00434E0B" w:rsidP="00352E02">
            <w:pPr>
              <w:pStyle w:val="af1"/>
            </w:pPr>
            <w:r>
              <w:tab/>
            </w:r>
            <w:r>
              <w:tab/>
            </w:r>
            <w:r>
              <w:tab/>
              <w:t>(Map&lt;String, Scope&gt;) simulator.</w:t>
            </w:r>
            <w:r w:rsidRPr="00454828">
              <w:rPr>
                <w:b/>
              </w:rPr>
              <w:t>findOutputs</w:t>
            </w:r>
            <w:r>
              <w:t>();</w:t>
            </w:r>
          </w:p>
          <w:p w14:paraId="0EE55D7B" w14:textId="77777777" w:rsidR="00434E0B" w:rsidRDefault="00434E0B" w:rsidP="00352E02">
            <w:pPr>
              <w:pStyle w:val="af1"/>
            </w:pPr>
          </w:p>
          <w:p w14:paraId="103FDDFA" w14:textId="77777777" w:rsidR="00434E0B" w:rsidRDefault="00434E0B" w:rsidP="00352E02">
            <w:pPr>
              <w:pStyle w:val="af1"/>
            </w:pPr>
            <w:r>
              <w:tab/>
            </w:r>
            <w:r>
              <w:tab/>
              <w:t>LineDataBuilder ldb =</w:t>
            </w:r>
          </w:p>
          <w:p w14:paraId="7D336C53" w14:textId="77777777" w:rsidR="00434E0B" w:rsidRDefault="00434E0B" w:rsidP="00352E02">
            <w:pPr>
              <w:pStyle w:val="af1"/>
            </w:pPr>
            <w:r>
              <w:tab/>
            </w:r>
            <w:r>
              <w:tab/>
            </w:r>
            <w:r>
              <w:tab/>
              <w:t>LineDataBuilder.createBuilder("out", "t/s", "y");</w:t>
            </w:r>
          </w:p>
          <w:p w14:paraId="38CFA84F" w14:textId="77777777" w:rsidR="00434E0B" w:rsidRDefault="00434E0B" w:rsidP="00352E02">
            <w:pPr>
              <w:pStyle w:val="af1"/>
            </w:pPr>
            <w:r>
              <w:tab/>
            </w:r>
            <w:r>
              <w:tab/>
              <w:t>double[] time = (double[]) simulator.getTime();</w:t>
            </w:r>
          </w:p>
          <w:p w14:paraId="1178B7CB" w14:textId="77777777" w:rsidR="00434E0B" w:rsidRDefault="00434E0B" w:rsidP="00352E02">
            <w:pPr>
              <w:pStyle w:val="af1"/>
            </w:pPr>
          </w:p>
          <w:p w14:paraId="5F2F9919" w14:textId="77777777" w:rsidR="00434E0B" w:rsidRDefault="00434E0B" w:rsidP="00352E02">
            <w:pPr>
              <w:pStyle w:val="af1"/>
            </w:pPr>
            <w:r>
              <w:tab/>
            </w:r>
            <w:r>
              <w:tab/>
              <w:t>scopes.forEach((name, scope) -&gt; {</w:t>
            </w:r>
          </w:p>
          <w:p w14:paraId="40113052" w14:textId="77777777" w:rsidR="00434E0B" w:rsidRDefault="00434E0B" w:rsidP="00352E02">
            <w:pPr>
              <w:pStyle w:val="af1"/>
            </w:pPr>
            <w:r>
              <w:tab/>
            </w:r>
            <w:r>
              <w:tab/>
            </w:r>
            <w:r>
              <w:tab/>
              <w:t>ldb.</w:t>
            </w:r>
            <w:r w:rsidRPr="00454828">
              <w:rPr>
                <w:b/>
              </w:rPr>
              <w:t>addSeries</w:t>
            </w:r>
            <w:r>
              <w:t>(name, time,</w:t>
            </w:r>
          </w:p>
          <w:p w14:paraId="6E778444" w14:textId="77777777" w:rsidR="00434E0B" w:rsidRDefault="00434E0B" w:rsidP="00352E02">
            <w:pPr>
              <w:pStyle w:val="af1"/>
            </w:pPr>
            <w:r>
              <w:tab/>
            </w:r>
            <w:r>
              <w:tab/>
            </w:r>
            <w:r>
              <w:tab/>
              <w:t>LangUtil.toPrimitiveDoubleArray(scope.getData()));</w:t>
            </w:r>
          </w:p>
          <w:p w14:paraId="7A1A13AB" w14:textId="77777777" w:rsidR="00434E0B" w:rsidRDefault="00434E0B" w:rsidP="00352E02">
            <w:pPr>
              <w:pStyle w:val="af1"/>
            </w:pPr>
            <w:r>
              <w:tab/>
            </w:r>
            <w:r>
              <w:tab/>
              <w:t>});</w:t>
            </w:r>
          </w:p>
          <w:p w14:paraId="557187C6" w14:textId="77777777"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14:paraId="7F728C1F" w14:textId="77777777" w:rsidR="00434E0B" w:rsidRDefault="00434E0B" w:rsidP="00352E02">
            <w:pPr>
              <w:pStyle w:val="af1"/>
            </w:pPr>
            <w:r>
              <w:tab/>
              <w:t>}</w:t>
            </w:r>
          </w:p>
          <w:p w14:paraId="68766F41" w14:textId="77777777" w:rsidR="00434E0B" w:rsidRDefault="00434E0B" w:rsidP="00352E02">
            <w:pPr>
              <w:pStyle w:val="af1"/>
            </w:pPr>
            <w:r>
              <w:t>}</w:t>
            </w:r>
          </w:p>
          <w:p w14:paraId="22970355" w14:textId="77777777" w:rsidR="00434E0B" w:rsidRDefault="00434E0B" w:rsidP="00352E02">
            <w:pPr>
              <w:pStyle w:val="af1"/>
            </w:pPr>
          </w:p>
        </w:tc>
      </w:tr>
    </w:tbl>
    <w:p w14:paraId="1D4799A8" w14:textId="77777777"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tblGrid>
      <w:tr w:rsidR="000F5A90" w14:paraId="6C0CDD26" w14:textId="77777777" w:rsidTr="000F5A90">
        <w:trPr>
          <w:jc w:val="center"/>
        </w:trPr>
        <w:tc>
          <w:tcPr>
            <w:tcW w:w="5920" w:type="dxa"/>
          </w:tcPr>
          <w:p w14:paraId="5EDE732F" w14:textId="77777777"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14:paraId="16F5B1E9" w14:textId="77777777"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14:paraId="6AB6F755" w14:textId="77777777" w:rsidR="000F5A90" w:rsidRDefault="000F5A90" w:rsidP="000F5A90">
            <w:pPr>
              <w:pStyle w:val="af1"/>
            </w:pPr>
            <w:r>
              <w:rPr>
                <w:rFonts w:hint="eastAsia"/>
              </w:rPr>
              <w:t>$.post(url,</w:t>
            </w:r>
            <w:r w:rsidRPr="000F5A90">
              <w:rPr>
                <w:rFonts w:hint="eastAsia"/>
                <w:b/>
              </w:rPr>
              <w:t>{model:jsonModel}</w:t>
            </w:r>
            <w:r>
              <w:rPr>
                <w:rFonts w:hint="eastAsia"/>
              </w:rPr>
              <w:t>,function(data){</w:t>
            </w:r>
          </w:p>
          <w:p w14:paraId="083B60DB" w14:textId="77777777" w:rsidR="000F5A90" w:rsidRDefault="000F5A90" w:rsidP="000F5A90">
            <w:pPr>
              <w:pStyle w:val="af1"/>
            </w:pPr>
            <w:r w:rsidRPr="009B22BE">
              <w:tab/>
            </w:r>
            <w:r>
              <w:rPr>
                <w:rFonts w:hint="eastAsia"/>
              </w:rPr>
              <w:t>// code to draw result chart</w:t>
            </w:r>
          </w:p>
          <w:p w14:paraId="68FF7764" w14:textId="77777777" w:rsidR="000F5A90" w:rsidRDefault="000F5A90" w:rsidP="000F5A90">
            <w:pPr>
              <w:pStyle w:val="af1"/>
            </w:pPr>
            <w:r>
              <w:rPr>
                <w:rFonts w:hint="eastAsia"/>
              </w:rPr>
              <w:t>});</w:t>
            </w:r>
          </w:p>
          <w:p w14:paraId="2B941C42" w14:textId="77777777" w:rsidR="000F5A90" w:rsidRDefault="000F5A90" w:rsidP="000F5A90">
            <w:pPr>
              <w:pStyle w:val="af1"/>
            </w:pPr>
          </w:p>
        </w:tc>
      </w:tr>
    </w:tbl>
    <w:p w14:paraId="448CFE74" w14:textId="77777777"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14:paraId="700A8786" w14:textId="77777777"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14:paraId="5EFE0249" w14:textId="77777777"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14:paraId="51AA85DB" w14:textId="77777777"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14:paraId="15DE0C83" w14:textId="77777777" w:rsidR="00C22638" w:rsidRDefault="00C22638" w:rsidP="00C22638">
      <w:pPr>
        <w:pStyle w:val="2"/>
      </w:pPr>
      <w:bookmarkStart w:id="1025" w:name="_Toc482019036"/>
      <w:r>
        <w:rPr>
          <w:rFonts w:hint="eastAsia"/>
        </w:rPr>
        <w:t xml:space="preserve">6.4 </w:t>
      </w:r>
      <w:r>
        <w:rPr>
          <w:rFonts w:hint="eastAsia"/>
        </w:rPr>
        <w:t>一次性脚本代码的使用</w:t>
      </w:r>
      <w:bookmarkEnd w:id="1025"/>
    </w:p>
    <w:p w14:paraId="0292AAED" w14:textId="77777777"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885D60">
        <w:fldChar w:fldCharType="begin"/>
      </w:r>
      <w:r w:rsidR="00C15D90">
        <w:instrText xml:space="preserve"> ADDIN NE.Ref.{19B56BA7-F930-49D2-A7F7-3C7FD97944CF}</w:instrText>
      </w:r>
      <w:r w:rsidR="00885D60">
        <w:fldChar w:fldCharType="separate"/>
      </w:r>
      <w:r w:rsidR="00D70963">
        <w:rPr>
          <w:rFonts w:eastAsia="微软雅黑" w:cs="Times New Roman"/>
          <w:color w:val="080000"/>
          <w:szCs w:val="24"/>
          <w:vertAlign w:val="superscript"/>
        </w:rPr>
        <w:t>[33, 34]</w:t>
      </w:r>
      <w:r w:rsidR="00885D60">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885D60">
        <w:fldChar w:fldCharType="begin"/>
      </w:r>
      <w:r w:rsidR="00C15D90">
        <w:instrText xml:space="preserve"> ADDIN NE.Ref.{F2AB0D55-5DCA-409F-9466-5359D9FEF930}</w:instrText>
      </w:r>
      <w:r w:rsidR="00885D60">
        <w:fldChar w:fldCharType="separate"/>
      </w:r>
      <w:r w:rsidR="00D70963">
        <w:rPr>
          <w:rFonts w:eastAsia="微软雅黑" w:cs="Times New Roman"/>
          <w:color w:val="080000"/>
          <w:szCs w:val="24"/>
          <w:vertAlign w:val="superscript"/>
        </w:rPr>
        <w:t>[35, 36]</w:t>
      </w:r>
      <w:r w:rsidR="00885D60">
        <w:fldChar w:fldCharType="end"/>
      </w:r>
      <w:r w:rsidR="005C3483">
        <w:rPr>
          <w:rFonts w:hint="eastAsia"/>
        </w:rPr>
        <w:t>。</w:t>
      </w:r>
      <w:r w:rsidR="006639AD">
        <w:rPr>
          <w:rFonts w:hint="eastAsia"/>
        </w:rPr>
        <w:t>让程序员欣喜地发现短短的代码却可以同时做到简洁易懂和功能强大。</w:t>
      </w:r>
    </w:p>
    <w:p w14:paraId="4FB3F574" w14:textId="77777777"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885D60">
        <w:fldChar w:fldCharType="begin"/>
      </w:r>
      <w:r w:rsidR="00C15D90">
        <w:instrText xml:space="preserve"> ADDIN NE.Ref.{D454B1C8-E995-483E-B549-FFBDE6167646}</w:instrText>
      </w:r>
      <w:r w:rsidR="00885D60">
        <w:fldChar w:fldCharType="separate"/>
      </w:r>
      <w:r w:rsidR="00D70963">
        <w:rPr>
          <w:rFonts w:eastAsia="微软雅黑" w:cs="Times New Roman"/>
          <w:color w:val="080000"/>
          <w:szCs w:val="24"/>
          <w:vertAlign w:val="superscript"/>
        </w:rPr>
        <w:t>[37]</w:t>
      </w:r>
      <w:r w:rsidR="00885D60">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14:paraId="45DC3530" w14:textId="77777777"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14:paraId="2BF15F4F" w14:textId="77777777"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1"/>
      </w:tblGrid>
      <w:tr w:rsidR="006E457B" w:rsidRPr="00252B77" w14:paraId="6F960B7B" w14:textId="77777777" w:rsidTr="002B3270">
        <w:trPr>
          <w:jc w:val="center"/>
        </w:trPr>
        <w:tc>
          <w:tcPr>
            <w:tcW w:w="7541" w:type="dxa"/>
          </w:tcPr>
          <w:p w14:paraId="65E2309D" w14:textId="77777777" w:rsidR="006E457B" w:rsidRPr="00252B77" w:rsidRDefault="006E457B" w:rsidP="00252B77">
            <w:pPr>
              <w:pStyle w:val="af1"/>
            </w:pPr>
            <w:r w:rsidRPr="00252B77">
              <w:t>from pack import compress</w:t>
            </w:r>
          </w:p>
          <w:p w14:paraId="316FEBD9" w14:textId="77777777" w:rsidR="006E457B" w:rsidRPr="00252B77" w:rsidRDefault="006E457B" w:rsidP="00252B77">
            <w:pPr>
              <w:pStyle w:val="af1"/>
            </w:pPr>
            <w:r w:rsidRPr="00252B77">
              <w:t>import shutil</w:t>
            </w:r>
          </w:p>
          <w:p w14:paraId="2DB7C47E" w14:textId="77777777" w:rsidR="006E457B" w:rsidRPr="00252B77" w:rsidRDefault="006E457B" w:rsidP="00252B77">
            <w:pPr>
              <w:pStyle w:val="af1"/>
            </w:pPr>
          </w:p>
          <w:p w14:paraId="7DF9D562" w14:textId="77777777" w:rsidR="006E457B" w:rsidRPr="00252B77" w:rsidRDefault="006E457B" w:rsidP="00252B77">
            <w:pPr>
              <w:pStyle w:val="af1"/>
            </w:pPr>
            <w:r w:rsidRPr="00252B77">
              <w:t>import logging</w:t>
            </w:r>
          </w:p>
          <w:p w14:paraId="747C18F8" w14:textId="77777777" w:rsidR="006E457B" w:rsidRPr="00252B77" w:rsidRDefault="006E457B" w:rsidP="00252B77">
            <w:pPr>
              <w:pStyle w:val="af1"/>
            </w:pPr>
          </w:p>
          <w:p w14:paraId="57D6D269" w14:textId="77777777"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14:paraId="6752EAC5" w14:textId="77777777"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14:paraId="73058598" w14:textId="77777777" w:rsidR="006E457B" w:rsidRPr="00252B77" w:rsidRDefault="006E457B" w:rsidP="00252B77">
            <w:pPr>
              <w:pStyle w:val="af1"/>
            </w:pPr>
            <w:r w:rsidRPr="00252B77">
              <w:t>snapdir = basedir.joinpath('snapTest')</w:t>
            </w:r>
          </w:p>
          <w:p w14:paraId="35E305FD" w14:textId="77777777"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14:paraId="616998CB" w14:textId="77777777" w:rsidR="006E457B" w:rsidRPr="00252B77" w:rsidRDefault="006E457B" w:rsidP="00252B77">
            <w:pPr>
              <w:pStyle w:val="af1"/>
            </w:pPr>
            <w:r w:rsidRPr="00252B77">
              <w:t>logging.basicConfig(level=logging.INFO)</w:t>
            </w:r>
            <w:r w:rsidR="00007D21" w:rsidRPr="00252B77">
              <w:rPr>
                <w:rFonts w:hint="eastAsia"/>
              </w:rPr>
              <w:t xml:space="preserve"> # log</w:t>
            </w:r>
          </w:p>
          <w:p w14:paraId="2B179471" w14:textId="77777777" w:rsidR="006E457B" w:rsidRPr="00252B77" w:rsidRDefault="006E457B" w:rsidP="00252B77">
            <w:pPr>
              <w:pStyle w:val="af1"/>
            </w:pPr>
          </w:p>
          <w:p w14:paraId="42A66DB8" w14:textId="77777777"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14:paraId="05CC0E4E" w14:textId="77777777" w:rsidR="006E457B" w:rsidRPr="00252B77" w:rsidRDefault="006E457B" w:rsidP="00252B77">
            <w:pPr>
              <w:pStyle w:val="af1"/>
            </w:pPr>
            <w:r w:rsidRPr="00252B77">
              <w:t xml:space="preserve">    for f in cwd.iterdir():</w:t>
            </w:r>
          </w:p>
          <w:p w14:paraId="004D6D61" w14:textId="77777777" w:rsidR="006E457B" w:rsidRPr="00252B77" w:rsidRDefault="006E457B" w:rsidP="00252B77">
            <w:pPr>
              <w:pStyle w:val="af1"/>
            </w:pPr>
            <w:r w:rsidRPr="00252B77">
              <w:t xml:space="preserve">        name = str(f.name)</w:t>
            </w:r>
          </w:p>
          <w:p w14:paraId="3569C7B4" w14:textId="77777777" w:rsidR="006E457B" w:rsidRPr="00252B77" w:rsidRDefault="006E457B" w:rsidP="00252B77">
            <w:pPr>
              <w:pStyle w:val="af1"/>
            </w:pPr>
            <w:r w:rsidRPr="00252B77">
              <w:t xml:space="preserve">        if 'cache' in name.lower():</w:t>
            </w:r>
          </w:p>
          <w:p w14:paraId="361F1757" w14:textId="77777777" w:rsidR="006E457B" w:rsidRPr="00252B77" w:rsidRDefault="006E457B" w:rsidP="00252B77">
            <w:pPr>
              <w:pStyle w:val="af1"/>
            </w:pPr>
            <w:r w:rsidRPr="00252B77">
              <w:t xml:space="preserve">            for ff in f.iterdir():</w:t>
            </w:r>
          </w:p>
          <w:p w14:paraId="61CF2963" w14:textId="77777777" w:rsidR="006E457B" w:rsidRPr="00252B77" w:rsidRDefault="006E457B" w:rsidP="00252B77">
            <w:pPr>
              <w:pStyle w:val="af1"/>
            </w:pPr>
            <w:r w:rsidRPr="00252B77">
              <w:t xml:space="preserve">                os.remove(str(ff))</w:t>
            </w:r>
          </w:p>
          <w:p w14:paraId="6373B16D" w14:textId="77777777" w:rsidR="006E457B" w:rsidRPr="00252B77" w:rsidRDefault="006E457B" w:rsidP="00252B77">
            <w:pPr>
              <w:pStyle w:val="af1"/>
            </w:pPr>
            <w:r w:rsidRPr="00252B77">
              <w:t xml:space="preserve">                print('deleting {}'.format(str(ff)))</w:t>
            </w:r>
          </w:p>
          <w:p w14:paraId="686A831A" w14:textId="77777777" w:rsidR="006E457B" w:rsidRPr="00252B77" w:rsidRDefault="006E457B" w:rsidP="00252B77">
            <w:pPr>
              <w:pStyle w:val="af1"/>
            </w:pPr>
            <w:r w:rsidRPr="00252B77">
              <w:t xml:space="preserve">            f.rmdir()</w:t>
            </w:r>
          </w:p>
          <w:p w14:paraId="59347AD9" w14:textId="77777777" w:rsidR="006E457B" w:rsidRPr="00252B77" w:rsidRDefault="006E457B" w:rsidP="00252B77">
            <w:pPr>
              <w:pStyle w:val="af1"/>
            </w:pPr>
          </w:p>
          <w:p w14:paraId="4D59C114" w14:textId="77777777"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14:paraId="07510BD6" w14:textId="77777777" w:rsidR="006E457B" w:rsidRPr="00252B77" w:rsidRDefault="006E457B" w:rsidP="00252B77">
            <w:pPr>
              <w:pStyle w:val="af1"/>
            </w:pPr>
            <w:r w:rsidRPr="00252B77">
              <w:t xml:space="preserve">    if not outdir.exists():</w:t>
            </w:r>
          </w:p>
          <w:p w14:paraId="4B3FD5FA" w14:textId="77777777" w:rsidR="006E457B" w:rsidRPr="00252B77" w:rsidRDefault="006E457B" w:rsidP="00252B77">
            <w:pPr>
              <w:pStyle w:val="af1"/>
            </w:pPr>
            <w:r w:rsidRPr="00252B77">
              <w:t xml:space="preserve">        outdir.mkdir()</w:t>
            </w:r>
          </w:p>
          <w:p w14:paraId="6B00AB5D" w14:textId="77777777" w:rsidR="006E457B" w:rsidRPr="00252B77" w:rsidRDefault="006E457B" w:rsidP="00252B77">
            <w:pPr>
              <w:pStyle w:val="af1"/>
            </w:pPr>
          </w:p>
          <w:p w14:paraId="13BAFCEF" w14:textId="77777777"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14:paraId="078610E7" w14:textId="77777777" w:rsidR="002B3270" w:rsidRPr="00252B77" w:rsidRDefault="002B3270" w:rsidP="00252B77">
            <w:pPr>
              <w:pStyle w:val="af1"/>
            </w:pPr>
            <w:r w:rsidRPr="00252B77">
              <w:t xml:space="preserve">    </w:t>
            </w:r>
            <w:r w:rsidR="006E457B" w:rsidRPr="00252B77">
              <w:t xml:space="preserve">files=['block.js', 'blockconfig.js', </w:t>
            </w:r>
          </w:p>
          <w:p w14:paraId="3D432A9C" w14:textId="77777777" w:rsidR="002B3270" w:rsidRPr="00252B77" w:rsidRDefault="006E457B" w:rsidP="00252B77">
            <w:pPr>
              <w:pStyle w:val="af1"/>
            </w:pPr>
            <w:r w:rsidRPr="00252B77">
              <w:t xml:space="preserve">'amplifier.js', 'homopoly.js', </w:t>
            </w:r>
          </w:p>
          <w:p w14:paraId="54C68175" w14:textId="77777777" w:rsidR="006E457B" w:rsidRPr="00252B77" w:rsidRDefault="006E457B" w:rsidP="00252B77">
            <w:pPr>
              <w:pStyle w:val="af1"/>
            </w:pPr>
            <w:r w:rsidRPr="00252B77">
              <w:t>'integrator.js', 'line.js', 'model.js']</w:t>
            </w:r>
          </w:p>
          <w:p w14:paraId="5E6136BA" w14:textId="77777777" w:rsidR="006E457B" w:rsidRPr="00252B77" w:rsidRDefault="006E457B" w:rsidP="00252B77">
            <w:pPr>
              <w:pStyle w:val="af1"/>
            </w:pPr>
            <w:r w:rsidRPr="00252B77">
              <w:t xml:space="preserve">    jsfiles = [str(snapdir.joinpath(file)) for file in files]</w:t>
            </w:r>
          </w:p>
          <w:p w14:paraId="527D5383" w14:textId="77777777" w:rsidR="006E457B" w:rsidRPr="00252B77" w:rsidRDefault="006E457B" w:rsidP="00252B77">
            <w:pPr>
              <w:pStyle w:val="af1"/>
            </w:pPr>
            <w:r w:rsidRPr="00252B77">
              <w:lastRenderedPageBreak/>
              <w:t xml:space="preserve">    js_out_file = str(outdir.joinpath('snap-util.js'))</w:t>
            </w:r>
          </w:p>
          <w:p w14:paraId="2CF9AF8B" w14:textId="77777777" w:rsidR="006E457B" w:rsidRPr="00252B77" w:rsidRDefault="006E457B" w:rsidP="00252B77">
            <w:pPr>
              <w:pStyle w:val="af1"/>
            </w:pPr>
            <w:r w:rsidRPr="00252B77">
              <w:t xml:space="preserve">    compress(jsfiles, outfile=js_out_file)</w:t>
            </w:r>
          </w:p>
          <w:p w14:paraId="01D03101" w14:textId="77777777" w:rsidR="006E457B" w:rsidRPr="00252B77" w:rsidRDefault="006E457B" w:rsidP="00252B77">
            <w:pPr>
              <w:pStyle w:val="af1"/>
            </w:pPr>
          </w:p>
          <w:p w14:paraId="2AF4AE1C" w14:textId="77777777"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14:paraId="07C82B3D" w14:textId="77777777" w:rsidR="006E457B" w:rsidRPr="00252B77" w:rsidRDefault="006E457B" w:rsidP="00252B77">
            <w:pPr>
              <w:pStyle w:val="af1"/>
            </w:pPr>
            <w:r w:rsidRPr="00252B77">
              <w:t xml:space="preserve">    for f in outdir.iterdir():</w:t>
            </w:r>
          </w:p>
          <w:p w14:paraId="252F7D15" w14:textId="77777777" w:rsidR="006E457B" w:rsidRPr="00252B77" w:rsidRDefault="006E457B" w:rsidP="00252B77">
            <w:pPr>
              <w:pStyle w:val="af1"/>
            </w:pPr>
            <w:r w:rsidRPr="00252B77">
              <w:t xml:space="preserve">        if f.is_file:</w:t>
            </w:r>
          </w:p>
          <w:p w14:paraId="29DE51C4" w14:textId="77777777" w:rsidR="006E457B" w:rsidRPr="00252B77" w:rsidRDefault="006E457B" w:rsidP="00252B77">
            <w:pPr>
              <w:pStyle w:val="af1"/>
            </w:pPr>
            <w:r w:rsidRPr="00252B77">
              <w:t xml:space="preserve">            logging.info('publishing %s', str(f))</w:t>
            </w:r>
          </w:p>
          <w:p w14:paraId="50F39C73" w14:textId="77777777" w:rsidR="003B4673" w:rsidRPr="00252B77" w:rsidRDefault="006E457B" w:rsidP="00252B77">
            <w:pPr>
              <w:pStyle w:val="af1"/>
            </w:pPr>
            <w:r w:rsidRPr="00252B77">
              <w:t xml:space="preserve">            js_pub_dir = basedir.joinpath(</w:t>
            </w:r>
          </w:p>
          <w:p w14:paraId="2CC5D639" w14:textId="77777777" w:rsidR="006E457B" w:rsidRPr="00252B77" w:rsidRDefault="006E457B" w:rsidP="00252B77">
            <w:pPr>
              <w:pStyle w:val="af1"/>
            </w:pPr>
            <w:r w:rsidRPr="00252B77">
              <w:t>'Simulation/src/main/webapp/js/util')</w:t>
            </w:r>
          </w:p>
          <w:p w14:paraId="3CB81882" w14:textId="77777777" w:rsidR="006E457B" w:rsidRPr="00252B77" w:rsidRDefault="006E457B" w:rsidP="00252B77">
            <w:pPr>
              <w:pStyle w:val="af1"/>
            </w:pPr>
            <w:r w:rsidRPr="00252B77">
              <w:t xml:space="preserve">            shutil.copy(f, js_pub_dir)</w:t>
            </w:r>
          </w:p>
          <w:p w14:paraId="7D90F7DC" w14:textId="77777777" w:rsidR="00252B77" w:rsidRPr="00252B77" w:rsidRDefault="00252B77" w:rsidP="00252B77">
            <w:pPr>
              <w:pStyle w:val="af1"/>
            </w:pPr>
          </w:p>
          <w:p w14:paraId="3D819B73" w14:textId="77777777" w:rsidR="00252B77" w:rsidRPr="00252B77" w:rsidRDefault="00252B77" w:rsidP="00252B77">
            <w:pPr>
              <w:pStyle w:val="af1"/>
            </w:pPr>
            <w:r w:rsidRPr="00252B77">
              <w:t>if __name__ == '__main__':</w:t>
            </w:r>
          </w:p>
          <w:p w14:paraId="30354D3D" w14:textId="77777777" w:rsidR="00252B77" w:rsidRPr="00252B77" w:rsidRDefault="00252B77" w:rsidP="00252B77">
            <w:pPr>
              <w:pStyle w:val="af1"/>
            </w:pPr>
            <w:r w:rsidRPr="00252B77">
              <w:t xml:space="preserve">    clean()</w:t>
            </w:r>
          </w:p>
          <w:p w14:paraId="07E0FB6C" w14:textId="77777777" w:rsidR="00252B77" w:rsidRPr="00252B77" w:rsidRDefault="00252B77" w:rsidP="00252B77">
            <w:pPr>
              <w:pStyle w:val="af1"/>
            </w:pPr>
            <w:r w:rsidRPr="00252B77">
              <w:t xml:space="preserve">    prepare()</w:t>
            </w:r>
          </w:p>
          <w:p w14:paraId="5D1A250A" w14:textId="77777777" w:rsidR="00252B77" w:rsidRPr="00252B77" w:rsidRDefault="00252B77" w:rsidP="00252B77">
            <w:pPr>
              <w:pStyle w:val="af1"/>
            </w:pPr>
            <w:r w:rsidRPr="00252B77">
              <w:t xml:space="preserve">    compress_snap()</w:t>
            </w:r>
          </w:p>
          <w:p w14:paraId="4F0BE36C" w14:textId="77777777" w:rsidR="00252B77" w:rsidRPr="00252B77" w:rsidRDefault="00252B77" w:rsidP="00252B77">
            <w:pPr>
              <w:pStyle w:val="af1"/>
            </w:pPr>
            <w:r w:rsidRPr="00252B77">
              <w:t xml:space="preserve">    publish()</w:t>
            </w:r>
          </w:p>
          <w:p w14:paraId="16208A91" w14:textId="77777777" w:rsidR="00252B77" w:rsidRPr="00252B77" w:rsidRDefault="00252B77" w:rsidP="00252B77">
            <w:pPr>
              <w:pStyle w:val="af1"/>
            </w:pPr>
            <w:r w:rsidRPr="00252B77">
              <w:t xml:space="preserve">    input()</w:t>
            </w:r>
          </w:p>
          <w:p w14:paraId="79709877" w14:textId="77777777" w:rsidR="00D647D7" w:rsidRPr="00252B77" w:rsidRDefault="00D647D7" w:rsidP="00252B77">
            <w:pPr>
              <w:pStyle w:val="af1"/>
            </w:pPr>
          </w:p>
        </w:tc>
      </w:tr>
    </w:tbl>
    <w:p w14:paraId="6A43706E" w14:textId="77777777"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885D60">
        <w:fldChar w:fldCharType="begin"/>
      </w:r>
      <w:r w:rsidR="00C15D90">
        <w:instrText xml:space="preserve"> ADDIN NE.Ref.{E7D24278-C444-4A75-A446-876BE377C21A}</w:instrText>
      </w:r>
      <w:r w:rsidR="00885D60">
        <w:fldChar w:fldCharType="separate"/>
      </w:r>
      <w:r w:rsidR="00D70963">
        <w:rPr>
          <w:rFonts w:eastAsia="微软雅黑" w:cs="Times New Roman"/>
          <w:color w:val="080000"/>
          <w:szCs w:val="24"/>
          <w:vertAlign w:val="superscript"/>
        </w:rPr>
        <w:t>[38]</w:t>
      </w:r>
      <w:r w:rsidR="00885D60">
        <w:fldChar w:fldCharType="end"/>
      </w:r>
      <w:r w:rsidR="00CD7F4C">
        <w:rPr>
          <w:rFonts w:hint="eastAsia"/>
        </w:rPr>
        <w:t>。</w:t>
      </w:r>
    </w:p>
    <w:p w14:paraId="383D2AD1" w14:textId="77777777" w:rsidR="00823D0C" w:rsidRDefault="00F4118C" w:rsidP="00F4118C">
      <w:pPr>
        <w:pStyle w:val="2"/>
      </w:pPr>
      <w:bookmarkStart w:id="1026" w:name="_Toc48201903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1026"/>
    </w:p>
    <w:p w14:paraId="1DA05B43" w14:textId="77777777"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r w:rsidR="00943940">
        <w:fldChar w:fldCharType="begin"/>
      </w:r>
      <w:r w:rsidR="00943940">
        <w:instrText xml:space="preserve"> ADDIN NE.Ref.{480C815C-F445-4D8B-8D09-E92FCA21EFA0}</w:instrText>
      </w:r>
      <w:r w:rsidR="00943940">
        <w:fldChar w:fldCharType="separate"/>
      </w:r>
      <w:r w:rsidR="00D70963">
        <w:rPr>
          <w:rFonts w:eastAsia="微软雅黑" w:cs="Times New Roman"/>
          <w:color w:val="080000"/>
          <w:szCs w:val="24"/>
          <w:vertAlign w:val="superscript"/>
        </w:rPr>
        <w:t>[39]</w:t>
      </w:r>
      <w:r w:rsidR="00943940">
        <w:rPr>
          <w:rFonts w:eastAsia="微软雅黑" w:cs="Times New Roman"/>
          <w:color w:val="080000"/>
          <w:szCs w:val="24"/>
          <w:vertAlign w:val="superscript"/>
        </w:rPr>
        <w:fldChar w:fldCharType="end"/>
      </w:r>
      <w:r w:rsidR="00802C6E">
        <w:rPr>
          <w:rFonts w:hint="eastAsia"/>
        </w:rPr>
        <w:t>，以澄清对需求理解上的模糊之处。</w:t>
      </w:r>
    </w:p>
    <w:p w14:paraId="2BD9C9D2" w14:textId="77777777"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14:paraId="5D2044C5" w14:textId="77777777"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r w:rsidR="00943940">
        <w:fldChar w:fldCharType="begin"/>
      </w:r>
      <w:r w:rsidR="00943940">
        <w:instrText xml:space="preserve"> ADDIN NE.Ref.{F8DE767B-AB5D-4F37-802C-62A617FD23A6}</w:instrText>
      </w:r>
      <w:r w:rsidR="00943940">
        <w:fldChar w:fldCharType="separate"/>
      </w:r>
      <w:r w:rsidR="00D70963">
        <w:rPr>
          <w:rFonts w:eastAsia="微软雅黑" w:cs="Times New Roman"/>
          <w:color w:val="080000"/>
          <w:szCs w:val="24"/>
          <w:vertAlign w:val="superscript"/>
        </w:rPr>
        <w:t>[40]</w:t>
      </w:r>
      <w:r w:rsidR="00943940">
        <w:rPr>
          <w:rFonts w:eastAsia="微软雅黑" w:cs="Times New Roman"/>
          <w:color w:val="080000"/>
          <w:szCs w:val="24"/>
          <w:vertAlign w:val="superscript"/>
        </w:rPr>
        <w:fldChar w:fldCharType="end"/>
      </w:r>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14:paraId="39FB1E58" w14:textId="77777777"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885D60">
        <w:fldChar w:fldCharType="begin"/>
      </w:r>
      <w:r w:rsidR="00C15D90">
        <w:instrText xml:space="preserve"> ADDIN NE.Ref.{B598ABE9-F521-4173-94C1-4F726FE0CD3D}</w:instrText>
      </w:r>
      <w:r w:rsidR="00885D60">
        <w:fldChar w:fldCharType="separate"/>
      </w:r>
      <w:r w:rsidR="00D70963">
        <w:rPr>
          <w:rFonts w:eastAsia="微软雅黑" w:cs="Times New Roman"/>
          <w:color w:val="080000"/>
          <w:szCs w:val="24"/>
          <w:vertAlign w:val="superscript"/>
        </w:rPr>
        <w:t>[41-43]</w:t>
      </w:r>
      <w:r w:rsidR="00885D60">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14:paraId="71C7FB92" w14:textId="77777777"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14:paraId="200AF592" w14:textId="77777777" w:rsidR="00F4118C" w:rsidRDefault="000E42DB" w:rsidP="000E42DB">
      <w:pPr>
        <w:pStyle w:val="2"/>
      </w:pPr>
      <w:bookmarkStart w:id="1027" w:name="_Toc482019038"/>
      <w:r>
        <w:rPr>
          <w:rFonts w:hint="eastAsia"/>
        </w:rPr>
        <w:t>6.</w:t>
      </w:r>
      <w:r w:rsidR="00C22638">
        <w:rPr>
          <w:rFonts w:hint="eastAsia"/>
        </w:rPr>
        <w:t>6</w:t>
      </w:r>
      <w:r>
        <w:rPr>
          <w:rFonts w:hint="eastAsia"/>
        </w:rPr>
        <w:t xml:space="preserve"> </w:t>
      </w:r>
      <w:r>
        <w:rPr>
          <w:rFonts w:hint="eastAsia"/>
        </w:rPr>
        <w:t>本章小结</w:t>
      </w:r>
      <w:bookmarkEnd w:id="1027"/>
    </w:p>
    <w:p w14:paraId="5F7B9A4F" w14:textId="77777777"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14:paraId="23DBB25A" w14:textId="77777777"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14:paraId="3E55DE84" w14:textId="77777777" w:rsidR="00A513F2" w:rsidRDefault="00A513F2" w:rsidP="008C3399">
      <w:pPr>
        <w:snapToGrid/>
        <w:spacing w:line="220" w:lineRule="atLeast"/>
        <w:ind w:firstLine="480"/>
      </w:pPr>
      <w:r>
        <w:br w:type="page"/>
      </w:r>
    </w:p>
    <w:p w14:paraId="7F465427" w14:textId="77777777" w:rsidR="00081517" w:rsidRDefault="006D4800" w:rsidP="001D3CCD">
      <w:pPr>
        <w:pStyle w:val="1"/>
      </w:pPr>
      <w:bookmarkStart w:id="1028" w:name="_Toc482019039"/>
      <w:r>
        <w:rPr>
          <w:rFonts w:hint="eastAsia"/>
        </w:rPr>
        <w:lastRenderedPageBreak/>
        <w:t>7</w:t>
      </w:r>
      <w:r w:rsidR="00933ED5">
        <w:rPr>
          <w:rFonts w:hint="eastAsia"/>
        </w:rPr>
        <w:t xml:space="preserve">. </w:t>
      </w:r>
      <w:r w:rsidR="00081517" w:rsidRPr="001D3CCD">
        <w:rPr>
          <w:rFonts w:hint="eastAsia"/>
        </w:rPr>
        <w:t>仿真程序的应用</w:t>
      </w:r>
      <w:bookmarkEnd w:id="1028"/>
    </w:p>
    <w:p w14:paraId="48175314" w14:textId="48CB552E" w:rsidR="00F748CE" w:rsidRDefault="00F748CE" w:rsidP="00F748CE">
      <w:pPr>
        <w:ind w:firstLine="480"/>
      </w:pPr>
      <w:r>
        <w:rPr>
          <w:rFonts w:hint="eastAsia"/>
        </w:rPr>
        <w:t>本章的讨论基于</w:t>
      </w:r>
      <w:r>
        <w:rPr>
          <w:rFonts w:hint="eastAsia"/>
        </w:rPr>
        <w:t>4.4</w:t>
      </w:r>
      <w:r>
        <w:rPr>
          <w:rFonts w:hint="eastAsia"/>
        </w:rPr>
        <w:t>节中给出的仿真模型。为了</w:t>
      </w:r>
      <w:del w:id="1029" w:author="周建中" w:date="2017-05-08T17:16:00Z">
        <w:r w:rsidDel="00023A5E">
          <w:rPr>
            <w:rFonts w:hint="eastAsia"/>
          </w:rPr>
          <w:delText>阅读</w:delText>
        </w:r>
      </w:del>
      <w:ins w:id="1030" w:author="周建中" w:date="2017-05-08T17:16:00Z">
        <w:r w:rsidR="00023A5E">
          <w:rPr>
            <w:rFonts w:hint="eastAsia"/>
          </w:rPr>
          <w:t>论述</w:t>
        </w:r>
      </w:ins>
      <w:del w:id="1031" w:author="周建中" w:date="2017-05-08T17:16:00Z">
        <w:r w:rsidDel="00023A5E">
          <w:rPr>
            <w:rFonts w:hint="eastAsia"/>
          </w:rPr>
          <w:delText>的</w:delText>
        </w:r>
      </w:del>
      <w:r>
        <w:rPr>
          <w:rFonts w:hint="eastAsia"/>
        </w:rPr>
        <w:t>方便，重新</w:t>
      </w:r>
      <w:r w:rsidR="00E4537F">
        <w:rPr>
          <w:rFonts w:hint="eastAsia"/>
        </w:rPr>
        <w:t>绘制</w:t>
      </w:r>
      <w:r>
        <w:rPr>
          <w:rFonts w:hint="eastAsia"/>
        </w:rPr>
        <w:t>为如图</w:t>
      </w:r>
      <w:r>
        <w:rPr>
          <w:rFonts w:hint="eastAsia"/>
        </w:rPr>
        <w:t>7-1</w:t>
      </w:r>
      <w:r>
        <w:rPr>
          <w:rFonts w:hint="eastAsia"/>
        </w:rPr>
        <w:t>所示的模型。</w:t>
      </w:r>
    </w:p>
    <w:p w14:paraId="41DB0A4C" w14:textId="77777777" w:rsidR="00F748CE" w:rsidRDefault="00F748CE" w:rsidP="00F748CE">
      <w:pPr>
        <w:ind w:firstLineChars="0" w:firstLine="0"/>
      </w:pPr>
      <w:r>
        <w:object w:dxaOrig="9825" w:dyaOrig="3061" w14:anchorId="0019EE9F">
          <v:shape id="_x0000_i1047" type="#_x0000_t75" style="width:426.95pt;height:132.3pt" o:ole="">
            <v:imagedata r:id="rId49" o:title=""/>
          </v:shape>
          <o:OLEObject Type="Embed" ProgID="Visio.Drawing.11" ShapeID="_x0000_i1047" DrawAspect="Content" ObjectID="_1555770780" r:id="rId84"/>
        </w:object>
      </w:r>
    </w:p>
    <w:p w14:paraId="0B26CBE5" w14:textId="77777777"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14:paraId="6A68D233" w14:textId="77777777" w:rsidR="00F04959" w:rsidRDefault="00933ED5" w:rsidP="00624A76">
      <w:pPr>
        <w:pStyle w:val="2"/>
      </w:pPr>
      <w:bookmarkStart w:id="1032" w:name="_Toc482019040"/>
      <w:r>
        <w:rPr>
          <w:rFonts w:hint="eastAsia"/>
        </w:rPr>
        <w:t>7.1</w:t>
      </w:r>
      <w:r w:rsidR="00642F8B">
        <w:rPr>
          <w:rFonts w:hint="eastAsia"/>
        </w:rPr>
        <w:t>仿真</w:t>
      </w:r>
      <w:r w:rsidR="001B1017">
        <w:rPr>
          <w:rFonts w:hint="eastAsia"/>
        </w:rPr>
        <w:t>软件的拓展</w:t>
      </w:r>
      <w:bookmarkEnd w:id="1032"/>
    </w:p>
    <w:p w14:paraId="5254EFB4" w14:textId="77777777"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1B1017" w14:paraId="16C3622A" w14:textId="77777777" w:rsidTr="001B1017">
        <w:tc>
          <w:tcPr>
            <w:tcW w:w="2982" w:type="dxa"/>
            <w:vAlign w:val="center"/>
          </w:tcPr>
          <w:p w14:paraId="1F7CABED" w14:textId="77777777" w:rsidR="001B1017" w:rsidRDefault="001B1017" w:rsidP="001B1017">
            <w:pPr>
              <w:ind w:firstLineChars="0" w:firstLine="0"/>
              <w:jc w:val="center"/>
            </w:pPr>
            <w:r>
              <w:object w:dxaOrig="395" w:dyaOrig="400" w14:anchorId="7DE3F9A3">
                <v:shape id="_x0000_i1048" type="#_x0000_t75" style="width:33.45pt;height:33.45pt" o:ole="">
                  <v:imagedata r:id="rId85" o:title=""/>
                </v:shape>
                <o:OLEObject Type="Embed" ProgID="Visio.Drawing.11" ShapeID="_x0000_i1048" DrawAspect="Content" ObjectID="_1555770781" r:id="rId86"/>
              </w:object>
            </w:r>
          </w:p>
        </w:tc>
        <w:tc>
          <w:tcPr>
            <w:tcW w:w="2982" w:type="dxa"/>
            <w:vAlign w:val="center"/>
          </w:tcPr>
          <w:p w14:paraId="0CDC6D48" w14:textId="77777777" w:rsidR="001B1017" w:rsidRDefault="001B1017" w:rsidP="001B1017">
            <w:pPr>
              <w:ind w:firstLineChars="0" w:firstLine="0"/>
              <w:jc w:val="center"/>
            </w:pPr>
            <w:r>
              <w:object w:dxaOrig="509" w:dyaOrig="388" w14:anchorId="2DECE50B">
                <v:shape id="_x0000_i1049" type="#_x0000_t75" style="width:24.9pt;height:19.05pt" o:ole="">
                  <v:imagedata r:id="rId87" o:title=""/>
                </v:shape>
                <o:OLEObject Type="Embed" ProgID="Visio.Drawing.11" ShapeID="_x0000_i1049" DrawAspect="Content" ObjectID="_1555770782" r:id="rId88"/>
              </w:object>
            </w:r>
          </w:p>
        </w:tc>
        <w:tc>
          <w:tcPr>
            <w:tcW w:w="2982" w:type="dxa"/>
            <w:vAlign w:val="center"/>
          </w:tcPr>
          <w:p w14:paraId="7F590FE3" w14:textId="77777777" w:rsidR="001B1017" w:rsidRDefault="001B1017" w:rsidP="001B1017">
            <w:pPr>
              <w:ind w:firstLineChars="0" w:firstLine="0"/>
              <w:jc w:val="center"/>
            </w:pPr>
            <w:r>
              <w:object w:dxaOrig="1006" w:dyaOrig="720" w14:anchorId="741B9DCD">
                <v:shape id="_x0000_i1050" type="#_x0000_t75" style="width:50.2pt;height:36.2pt" o:ole="">
                  <v:imagedata r:id="rId89" o:title=""/>
                </v:shape>
                <o:OLEObject Type="Embed" ProgID="Visio.Drawing.11" ShapeID="_x0000_i1050" DrawAspect="Content" ObjectID="_1555770783" r:id="rId90"/>
              </w:object>
            </w:r>
          </w:p>
        </w:tc>
      </w:tr>
      <w:tr w:rsidR="001B1017" w14:paraId="3F9D5B67" w14:textId="77777777" w:rsidTr="001B1017">
        <w:tc>
          <w:tcPr>
            <w:tcW w:w="2982" w:type="dxa"/>
            <w:vAlign w:val="center"/>
          </w:tcPr>
          <w:p w14:paraId="6099B1E8" w14:textId="77777777"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14:paraId="034B0A85" w14:textId="77777777"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14:paraId="70DF3FBE" w14:textId="77777777" w:rsidR="001B1017" w:rsidRDefault="001B1017" w:rsidP="001B1017">
            <w:pPr>
              <w:pStyle w:val="af2"/>
            </w:pPr>
            <w:r>
              <w:rPr>
                <w:rFonts w:hint="eastAsia"/>
              </w:rPr>
              <w:t>图</w:t>
            </w:r>
            <w:r>
              <w:rPr>
                <w:rFonts w:hint="eastAsia"/>
              </w:rPr>
              <w:t xml:space="preserve">7-4 </w:t>
            </w:r>
            <w:r>
              <w:rPr>
                <w:rFonts w:hint="eastAsia"/>
              </w:rPr>
              <w:t>一次齐次传递函数</w:t>
            </w:r>
          </w:p>
        </w:tc>
      </w:tr>
    </w:tbl>
    <w:p w14:paraId="12C8673F" w14:textId="77777777"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14:paraId="2D2D93C9" w14:textId="77777777"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tblGrid>
      <w:tr w:rsidR="000C76E0" w14:paraId="1C079E70" w14:textId="77777777" w:rsidTr="000C76E0">
        <w:trPr>
          <w:jc w:val="center"/>
        </w:trPr>
        <w:tc>
          <w:tcPr>
            <w:tcW w:w="6629" w:type="dxa"/>
          </w:tcPr>
          <w:p w14:paraId="488B4CD4" w14:textId="77777777" w:rsidR="000C76E0" w:rsidRDefault="000C76E0" w:rsidP="000C76E0">
            <w:pPr>
              <w:pStyle w:val="af1"/>
            </w:pPr>
            <w:r>
              <w:t>public class Amplifier</w:t>
            </w:r>
          </w:p>
          <w:p w14:paraId="230F2D72" w14:textId="77777777"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14:paraId="184F2C62" w14:textId="77777777" w:rsidR="000C76E0" w:rsidRDefault="000C76E0" w:rsidP="000C76E0">
            <w:pPr>
              <w:pStyle w:val="af1"/>
            </w:pPr>
            <w:r>
              <w:tab/>
              <w:t>double k;</w:t>
            </w:r>
          </w:p>
          <w:p w14:paraId="30666765" w14:textId="77777777" w:rsidR="000C76E0" w:rsidRDefault="000C76E0" w:rsidP="000C76E0">
            <w:pPr>
              <w:pStyle w:val="af1"/>
            </w:pPr>
          </w:p>
          <w:p w14:paraId="63996595" w14:textId="77777777" w:rsidR="000C76E0" w:rsidRDefault="000C76E0" w:rsidP="000C76E0">
            <w:pPr>
              <w:pStyle w:val="af1"/>
            </w:pPr>
            <w:r>
              <w:tab/>
              <w:t>Amplifier(double k) {</w:t>
            </w:r>
          </w:p>
          <w:p w14:paraId="0EDAE172" w14:textId="77777777" w:rsidR="000C76E0" w:rsidRDefault="000C76E0" w:rsidP="000C76E0">
            <w:pPr>
              <w:pStyle w:val="af1"/>
            </w:pPr>
            <w:r>
              <w:tab/>
            </w:r>
            <w:r>
              <w:tab/>
              <w:t>this.k = k;</w:t>
            </w:r>
          </w:p>
          <w:p w14:paraId="7E077D7F" w14:textId="77777777" w:rsidR="000C76E0" w:rsidRDefault="000C76E0" w:rsidP="000C76E0">
            <w:pPr>
              <w:pStyle w:val="af1"/>
            </w:pPr>
            <w:r>
              <w:tab/>
              <w:t>}</w:t>
            </w:r>
          </w:p>
          <w:p w14:paraId="00665BFD" w14:textId="77777777" w:rsidR="000C76E0" w:rsidRDefault="000C76E0" w:rsidP="000C76E0">
            <w:pPr>
              <w:pStyle w:val="af1"/>
            </w:pPr>
          </w:p>
          <w:p w14:paraId="71E3AD48" w14:textId="77777777" w:rsidR="000C76E0" w:rsidRDefault="000C76E0" w:rsidP="000C76E0">
            <w:pPr>
              <w:pStyle w:val="af1"/>
            </w:pPr>
            <w:r>
              <w:lastRenderedPageBreak/>
              <w:tab/>
              <w:t>@Override</w:t>
            </w:r>
          </w:p>
          <w:p w14:paraId="467BA216" w14:textId="77777777" w:rsidR="000C76E0" w:rsidRDefault="000C76E0" w:rsidP="000C76E0">
            <w:pPr>
              <w:pStyle w:val="af1"/>
            </w:pPr>
            <w:r>
              <w:tab/>
              <w:t xml:space="preserve">public void </w:t>
            </w:r>
            <w:r w:rsidRPr="006A3092">
              <w:rPr>
                <w:b/>
              </w:rPr>
              <w:t>next</w:t>
            </w:r>
            <w:r>
              <w:t>(double input) {</w:t>
            </w:r>
          </w:p>
          <w:p w14:paraId="100602AF" w14:textId="77777777" w:rsidR="000C76E0" w:rsidRDefault="000C76E0" w:rsidP="000C76E0">
            <w:pPr>
              <w:pStyle w:val="af1"/>
            </w:pPr>
            <w:r>
              <w:tab/>
            </w:r>
            <w:r>
              <w:tab/>
              <w:t>next = k * input;</w:t>
            </w:r>
          </w:p>
          <w:p w14:paraId="51A19B23" w14:textId="77777777" w:rsidR="000C76E0" w:rsidRDefault="000C76E0" w:rsidP="000C76E0">
            <w:pPr>
              <w:pStyle w:val="af1"/>
            </w:pPr>
            <w:r>
              <w:tab/>
              <w:t>}</w:t>
            </w:r>
          </w:p>
          <w:p w14:paraId="3FC963F5" w14:textId="77777777" w:rsidR="000C76E0" w:rsidRDefault="000C76E0" w:rsidP="000C76E0">
            <w:pPr>
              <w:pStyle w:val="af1"/>
            </w:pPr>
          </w:p>
          <w:p w14:paraId="2C0C8A78" w14:textId="77777777" w:rsidR="000C76E0" w:rsidRDefault="000C76E0" w:rsidP="000C76E0">
            <w:pPr>
              <w:pStyle w:val="af1"/>
            </w:pPr>
            <w:r>
              <w:tab/>
              <w:t>@Override</w:t>
            </w:r>
          </w:p>
          <w:p w14:paraId="7828D69C" w14:textId="77777777" w:rsidR="000C76E0" w:rsidRDefault="000C76E0" w:rsidP="000C76E0">
            <w:pPr>
              <w:pStyle w:val="af1"/>
            </w:pPr>
            <w:r>
              <w:tab/>
              <w:t xml:space="preserve">public void </w:t>
            </w:r>
            <w:r w:rsidRPr="006A3092">
              <w:rPr>
                <w:b/>
              </w:rPr>
              <w:t>setInitValue</w:t>
            </w:r>
            <w:r>
              <w:t>(double initValue) {</w:t>
            </w:r>
          </w:p>
          <w:p w14:paraId="51BE27A4" w14:textId="77777777" w:rsidR="000C76E0" w:rsidRDefault="000C76E0" w:rsidP="000C76E0">
            <w:pPr>
              <w:pStyle w:val="af1"/>
            </w:pPr>
            <w:r>
              <w:tab/>
            </w:r>
            <w:r>
              <w:tab/>
              <w:t>next(initValue);</w:t>
            </w:r>
          </w:p>
          <w:p w14:paraId="070399EB" w14:textId="77777777" w:rsidR="000C76E0" w:rsidRDefault="000C76E0" w:rsidP="000C76E0">
            <w:pPr>
              <w:pStyle w:val="af1"/>
            </w:pPr>
            <w:r>
              <w:tab/>
            </w:r>
            <w:r>
              <w:tab/>
              <w:t>moveOn();</w:t>
            </w:r>
          </w:p>
          <w:p w14:paraId="30348FF5" w14:textId="77777777" w:rsidR="000C76E0" w:rsidRDefault="000C76E0" w:rsidP="000C76E0">
            <w:pPr>
              <w:pStyle w:val="af1"/>
            </w:pPr>
            <w:r>
              <w:tab/>
              <w:t>}</w:t>
            </w:r>
          </w:p>
          <w:p w14:paraId="6B837DB2" w14:textId="77777777" w:rsidR="000C76E0" w:rsidRDefault="000C76E0" w:rsidP="000C76E0">
            <w:pPr>
              <w:pStyle w:val="af1"/>
            </w:pPr>
            <w:r>
              <w:t>}</w:t>
            </w:r>
          </w:p>
          <w:p w14:paraId="2E7A11BF" w14:textId="77777777" w:rsidR="00867398" w:rsidRDefault="00867398" w:rsidP="000C76E0">
            <w:pPr>
              <w:pStyle w:val="af1"/>
            </w:pPr>
          </w:p>
        </w:tc>
      </w:tr>
    </w:tbl>
    <w:p w14:paraId="6B55DE31" w14:textId="77777777"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39"/>
      </w:tblGrid>
      <w:tr w:rsidR="000C76E0" w14:paraId="0F9E57B3" w14:textId="77777777" w:rsidTr="00936CE7">
        <w:trPr>
          <w:jc w:val="center"/>
        </w:trPr>
        <w:tc>
          <w:tcPr>
            <w:tcW w:w="7739" w:type="dxa"/>
          </w:tcPr>
          <w:p w14:paraId="5839DDC8" w14:textId="77777777" w:rsidR="000C76E0" w:rsidRDefault="000C76E0" w:rsidP="000C76E0">
            <w:pPr>
              <w:pStyle w:val="af1"/>
            </w:pPr>
            <w:r>
              <w:t>var Amplifier=Block.plugin(function(Block,Snap){</w:t>
            </w:r>
          </w:p>
          <w:p w14:paraId="3EFE35B8" w14:textId="77777777" w:rsidR="000C76E0" w:rsidRDefault="000C76E0" w:rsidP="000C76E0">
            <w:pPr>
              <w:pStyle w:val="af1"/>
            </w:pPr>
            <w:r>
              <w:t>function Amplifier(){</w:t>
            </w:r>
          </w:p>
          <w:p w14:paraId="395FBB8C" w14:textId="77777777"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14:paraId="28AAAC53" w14:textId="77777777" w:rsidR="000C76E0" w:rsidRDefault="000C76E0" w:rsidP="000C76E0">
            <w:pPr>
              <w:pStyle w:val="af1"/>
            </w:pPr>
            <w:r>
              <w:tab/>
              <w:t>this.block=Block.amplifier.use().attr({id:this.id});</w:t>
            </w:r>
          </w:p>
          <w:p w14:paraId="36A1A40D" w14:textId="77777777" w:rsidR="000C76E0" w:rsidRDefault="000C76E0" w:rsidP="000C76E0">
            <w:pPr>
              <w:pStyle w:val="af1"/>
            </w:pPr>
            <w:r>
              <w:tab/>
              <w:t>this._rect=Block.amplifier.select("rect");</w:t>
            </w:r>
          </w:p>
          <w:p w14:paraId="721F4D87" w14:textId="77777777" w:rsidR="000C76E0" w:rsidRDefault="000C76E0" w:rsidP="000C76E0">
            <w:pPr>
              <w:pStyle w:val="af1"/>
            </w:pPr>
            <w:r>
              <w:tab/>
              <w:t>this._k=1.0;</w:t>
            </w:r>
            <w:r>
              <w:rPr>
                <w:rFonts w:hint="eastAsia"/>
              </w:rPr>
              <w:t xml:space="preserve"> // </w:t>
            </w:r>
            <w:r>
              <w:rPr>
                <w:rFonts w:hint="eastAsia"/>
              </w:rPr>
              <w:t>放大系数</w:t>
            </w:r>
          </w:p>
          <w:p w14:paraId="35EE26D6" w14:textId="77777777"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14:paraId="0C549DB6" w14:textId="77777777" w:rsidR="000C76E0" w:rsidRDefault="000C76E0" w:rsidP="000C76E0">
            <w:pPr>
              <w:pStyle w:val="af1"/>
            </w:pPr>
            <w:r>
              <w:t>}</w:t>
            </w:r>
          </w:p>
          <w:p w14:paraId="25330AE9" w14:textId="77777777" w:rsidR="000C76E0" w:rsidRDefault="000C76E0" w:rsidP="000C76E0">
            <w:pPr>
              <w:pStyle w:val="af1"/>
            </w:pPr>
          </w:p>
          <w:p w14:paraId="32366489" w14:textId="77777777" w:rsidR="000C76E0" w:rsidRPr="007C1146" w:rsidRDefault="000C76E0" w:rsidP="000C76E0">
            <w:pPr>
              <w:pStyle w:val="af1"/>
              <w:rPr>
                <w:b/>
              </w:rPr>
            </w:pPr>
            <w:r w:rsidRPr="007C1146">
              <w:rPr>
                <w:b/>
              </w:rPr>
              <w:t>Amplifier.prototype=new RectangleBase;</w:t>
            </w:r>
          </w:p>
          <w:p w14:paraId="6BBBB814" w14:textId="77777777" w:rsidR="000C76E0" w:rsidRPr="007C1146" w:rsidRDefault="000C76E0" w:rsidP="000C76E0">
            <w:pPr>
              <w:pStyle w:val="af1"/>
              <w:rPr>
                <w:b/>
              </w:rPr>
            </w:pPr>
            <w:r w:rsidRPr="007C1146">
              <w:rPr>
                <w:b/>
              </w:rPr>
              <w:t>Amplifier.prototype.constructor=Amplifier;</w:t>
            </w:r>
          </w:p>
          <w:p w14:paraId="1B91CF14" w14:textId="77777777" w:rsidR="000C76E0" w:rsidRDefault="000C76E0" w:rsidP="000C76E0">
            <w:pPr>
              <w:pStyle w:val="af1"/>
            </w:pPr>
          </w:p>
          <w:p w14:paraId="43C1F6D3" w14:textId="77777777" w:rsidR="000C76E0" w:rsidRDefault="000C76E0" w:rsidP="000C76E0">
            <w:pPr>
              <w:pStyle w:val="af1"/>
            </w:pPr>
            <w:r>
              <w:t>var _idx=0,</w:t>
            </w:r>
          </w:p>
          <w:p w14:paraId="0326DE37" w14:textId="77777777" w:rsidR="000C76E0" w:rsidRDefault="000C76E0" w:rsidP="000C76E0">
            <w:pPr>
              <w:pStyle w:val="af1"/>
            </w:pPr>
            <w:r>
              <w:tab/>
              <w:t>proto=Amplifier.prototype,</w:t>
            </w:r>
          </w:p>
          <w:p w14:paraId="05278421" w14:textId="77777777" w:rsidR="000C76E0" w:rsidRDefault="000C76E0" w:rsidP="000C76E0">
            <w:pPr>
              <w:pStyle w:val="af1"/>
            </w:pPr>
            <w:r>
              <w:tab/>
              <w:t>config=Block._.config;</w:t>
            </w:r>
          </w:p>
          <w:p w14:paraId="5804968B" w14:textId="77777777" w:rsidR="000C76E0" w:rsidRDefault="000C76E0" w:rsidP="000C76E0">
            <w:pPr>
              <w:pStyle w:val="af1"/>
            </w:pPr>
          </w:p>
          <w:p w14:paraId="431037F1" w14:textId="77777777" w:rsidR="000C76E0" w:rsidRDefault="000C76E0" w:rsidP="000C76E0">
            <w:pPr>
              <w:pStyle w:val="af1"/>
            </w:pPr>
            <w:r>
              <w:t>Block.createAmplifier=function(){</w:t>
            </w:r>
          </w:p>
          <w:p w14:paraId="603EE0DB" w14:textId="77777777" w:rsidR="000C76E0" w:rsidRDefault="000C76E0" w:rsidP="000C76E0">
            <w:pPr>
              <w:pStyle w:val="af1"/>
            </w:pPr>
            <w:r>
              <w:tab/>
              <w:t>return new Amplifier;</w:t>
            </w:r>
          </w:p>
          <w:p w14:paraId="67451643" w14:textId="77777777" w:rsidR="000C76E0" w:rsidRDefault="000C76E0" w:rsidP="000C76E0">
            <w:pPr>
              <w:pStyle w:val="af1"/>
            </w:pPr>
            <w:r>
              <w:t>};</w:t>
            </w:r>
          </w:p>
          <w:p w14:paraId="6073E6F9" w14:textId="77777777" w:rsidR="000C76E0" w:rsidRDefault="000C76E0" w:rsidP="000C76E0">
            <w:pPr>
              <w:pStyle w:val="af1"/>
            </w:pPr>
          </w:p>
          <w:p w14:paraId="5970C81B" w14:textId="77777777" w:rsidR="000C76E0" w:rsidRDefault="000C76E0" w:rsidP="000C76E0">
            <w:pPr>
              <w:pStyle w:val="af1"/>
            </w:pPr>
            <w:r>
              <w:t>Block.amplifier=null;</w:t>
            </w:r>
          </w:p>
          <w:p w14:paraId="56B991FE" w14:textId="77777777" w:rsidR="000C76E0" w:rsidRDefault="000C76E0" w:rsidP="000C76E0">
            <w:pPr>
              <w:pStyle w:val="af1"/>
            </w:pPr>
          </w:p>
          <w:p w14:paraId="2822A37A" w14:textId="77777777" w:rsidR="000C76E0" w:rsidRDefault="000C76E0" w:rsidP="000C76E0">
            <w:pPr>
              <w:pStyle w:val="af1"/>
            </w:pPr>
            <w:r>
              <w:t>Block._predefAmplifier=function(svg){</w:t>
            </w:r>
            <w:r w:rsidR="00A4757A">
              <w:rPr>
                <w:rFonts w:hint="eastAsia"/>
              </w:rPr>
              <w:t xml:space="preserve"> // </w:t>
            </w:r>
            <w:r w:rsidR="00A4757A">
              <w:rPr>
                <w:rFonts w:hint="eastAsia"/>
              </w:rPr>
              <w:t>绘制方式</w:t>
            </w:r>
          </w:p>
          <w:p w14:paraId="53E64FDE" w14:textId="77777777" w:rsidR="000C76E0" w:rsidRDefault="000C76E0" w:rsidP="000C76E0">
            <w:pPr>
              <w:pStyle w:val="af1"/>
            </w:pPr>
            <w:r>
              <w:tab/>
              <w:t>var paper=svg.paper;</w:t>
            </w:r>
          </w:p>
          <w:p w14:paraId="4592DB9A" w14:textId="77777777" w:rsidR="000C76E0" w:rsidRDefault="000C76E0" w:rsidP="000C76E0">
            <w:pPr>
              <w:pStyle w:val="af1"/>
            </w:pPr>
            <w:r>
              <w:tab/>
              <w:t>var rect=paper.rect(0,0,40,32)</w:t>
            </w:r>
          </w:p>
          <w:p w14:paraId="2DFF88A0" w14:textId="77777777" w:rsidR="000C76E0" w:rsidRDefault="000C76E0" w:rsidP="000C76E0">
            <w:pPr>
              <w:pStyle w:val="af1"/>
            </w:pPr>
            <w:r>
              <w:tab/>
            </w:r>
            <w:r w:rsidR="00936CE7">
              <w:rPr>
                <w:rFonts w:hint="eastAsia"/>
              </w:rPr>
              <w:t xml:space="preserve">  </w:t>
            </w:r>
            <w:r>
              <w:t>.attr({stroke:'black',fill:'white',strokeWidth:2});</w:t>
            </w:r>
          </w:p>
          <w:p w14:paraId="3F292842" w14:textId="77777777" w:rsidR="000C76E0" w:rsidRDefault="000C76E0" w:rsidP="000C76E0">
            <w:pPr>
              <w:pStyle w:val="af1"/>
            </w:pPr>
            <w:r>
              <w:tab/>
              <w:t>var txt=paper.text(13,20,'A');</w:t>
            </w:r>
          </w:p>
          <w:p w14:paraId="28FA466B" w14:textId="77777777" w:rsidR="000C76E0" w:rsidRDefault="000C76E0" w:rsidP="000C76E0">
            <w:pPr>
              <w:pStyle w:val="af1"/>
            </w:pPr>
            <w:r>
              <w:tab/>
              <w:t>var g=paper.g(rect,txt);</w:t>
            </w:r>
          </w:p>
          <w:p w14:paraId="246C3391" w14:textId="77777777" w:rsidR="000C76E0" w:rsidRDefault="000C76E0" w:rsidP="000C76E0">
            <w:pPr>
              <w:pStyle w:val="af1"/>
            </w:pPr>
            <w:r>
              <w:tab/>
              <w:t>Block.amplifier=g.toDefs();</w:t>
            </w:r>
          </w:p>
          <w:p w14:paraId="6602FA18" w14:textId="77777777" w:rsidR="000C76E0" w:rsidRDefault="000C76E0" w:rsidP="000C76E0">
            <w:pPr>
              <w:pStyle w:val="af1"/>
            </w:pPr>
            <w:r>
              <w:t>};</w:t>
            </w:r>
          </w:p>
          <w:p w14:paraId="1B41624F" w14:textId="77777777" w:rsidR="000C76E0" w:rsidRDefault="000C76E0" w:rsidP="000C76E0">
            <w:pPr>
              <w:pStyle w:val="af1"/>
            </w:pPr>
          </w:p>
          <w:p w14:paraId="36652048" w14:textId="77777777"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14:paraId="60942ABE" w14:textId="77777777" w:rsidR="000C76E0" w:rsidRDefault="000C76E0" w:rsidP="000C76E0">
            <w:pPr>
              <w:pStyle w:val="af1"/>
            </w:pPr>
            <w:r>
              <w:tab/>
              <w:t>return {type:this.type,k: this._k};</w:t>
            </w:r>
          </w:p>
          <w:p w14:paraId="2F38AAE5" w14:textId="77777777" w:rsidR="000C76E0" w:rsidRDefault="000C76E0" w:rsidP="000C76E0">
            <w:pPr>
              <w:pStyle w:val="af1"/>
            </w:pPr>
            <w:r>
              <w:t>};</w:t>
            </w:r>
          </w:p>
          <w:p w14:paraId="2C00CDF0" w14:textId="77777777" w:rsidR="000C76E0" w:rsidRDefault="000C76E0" w:rsidP="000C76E0">
            <w:pPr>
              <w:pStyle w:val="af1"/>
            </w:pPr>
          </w:p>
          <w:p w14:paraId="35E93340" w14:textId="77777777"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14:paraId="4E5FE788" w14:textId="77777777" w:rsidR="000C76E0" w:rsidRDefault="000C76E0" w:rsidP="000C76E0">
            <w:pPr>
              <w:pStyle w:val="af1"/>
            </w:pPr>
            <w:r>
              <w:tab/>
              <w:t xml:space="preserve">var </w:t>
            </w:r>
            <w:r w:rsidRPr="006A3092">
              <w:rPr>
                <w:b/>
              </w:rPr>
              <w:t>configs</w:t>
            </w:r>
            <w:r>
              <w:t>=[];</w:t>
            </w:r>
          </w:p>
          <w:p w14:paraId="5042189C" w14:textId="77777777" w:rsidR="00FE4379" w:rsidRDefault="000C76E0" w:rsidP="000C76E0">
            <w:pPr>
              <w:pStyle w:val="af1"/>
            </w:pPr>
            <w:r>
              <w:lastRenderedPageBreak/>
              <w:tab/>
              <w:t>configs.push(config('id','id',this.id,</w:t>
            </w:r>
          </w:p>
          <w:p w14:paraId="12B6E819" w14:textId="77777777" w:rsidR="000C76E0" w:rsidRDefault="00FE4379" w:rsidP="000C76E0">
            <w:pPr>
              <w:pStyle w:val="af1"/>
            </w:pPr>
            <w:r>
              <w:tab/>
            </w:r>
            <w:r>
              <w:tab/>
            </w:r>
            <w:r>
              <w:tab/>
            </w:r>
            <w:r>
              <w:tab/>
            </w:r>
            <w:r>
              <w:tab/>
            </w:r>
            <w:r w:rsidR="000C76E0">
              <w:t>configTypes.TEXT_TYPE));</w:t>
            </w:r>
          </w:p>
          <w:p w14:paraId="0DF2CF3E" w14:textId="77777777" w:rsidR="00FE4379" w:rsidRDefault="000C76E0" w:rsidP="000C76E0">
            <w:pPr>
              <w:pStyle w:val="af1"/>
            </w:pPr>
            <w:r>
              <w:tab/>
              <w:t>configs.push(config('_k','k',this._k,</w:t>
            </w:r>
          </w:p>
          <w:p w14:paraId="37052DEE" w14:textId="77777777" w:rsidR="000C76E0" w:rsidRDefault="00FE4379" w:rsidP="000C76E0">
            <w:pPr>
              <w:pStyle w:val="af1"/>
            </w:pPr>
            <w:r>
              <w:tab/>
            </w:r>
            <w:r>
              <w:tab/>
            </w:r>
            <w:r>
              <w:tab/>
            </w:r>
            <w:r>
              <w:tab/>
            </w:r>
            <w:r>
              <w:tab/>
            </w:r>
            <w:r w:rsidR="000C76E0">
              <w:t>configTypes.INPUT_TYPE));</w:t>
            </w:r>
          </w:p>
          <w:p w14:paraId="5CBFC3F9" w14:textId="77777777" w:rsidR="000C76E0" w:rsidRDefault="000C76E0" w:rsidP="000C76E0">
            <w:pPr>
              <w:pStyle w:val="af1"/>
            </w:pPr>
            <w:r>
              <w:tab/>
              <w:t>return configs;</w:t>
            </w:r>
          </w:p>
          <w:p w14:paraId="43CE105B" w14:textId="77777777" w:rsidR="000C76E0" w:rsidRDefault="000C76E0" w:rsidP="000C76E0">
            <w:pPr>
              <w:pStyle w:val="af1"/>
            </w:pPr>
            <w:r>
              <w:t>};</w:t>
            </w:r>
          </w:p>
          <w:p w14:paraId="53565849" w14:textId="77777777" w:rsidR="000C76E0" w:rsidRDefault="000C76E0" w:rsidP="000C76E0">
            <w:pPr>
              <w:pStyle w:val="af1"/>
            </w:pPr>
          </w:p>
          <w:p w14:paraId="3285D192" w14:textId="77777777"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14:paraId="52C59AD7" w14:textId="77777777" w:rsidR="000C76E0" w:rsidRDefault="000C76E0" w:rsidP="000C76E0">
            <w:pPr>
              <w:pStyle w:val="af1"/>
            </w:pPr>
            <w:r>
              <w:tab/>
              <w:t>var configs=this.config.configs;</w:t>
            </w:r>
          </w:p>
          <w:p w14:paraId="01D20AEB" w14:textId="77777777" w:rsidR="000C76E0" w:rsidRDefault="000C76E0" w:rsidP="000C76E0">
            <w:pPr>
              <w:pStyle w:val="af1"/>
            </w:pPr>
            <w:r>
              <w:tab/>
              <w:t>this._k=configs[1].value;</w:t>
            </w:r>
          </w:p>
          <w:p w14:paraId="71F9808E" w14:textId="77777777" w:rsidR="000C76E0" w:rsidRDefault="000C76E0" w:rsidP="000C76E0">
            <w:pPr>
              <w:pStyle w:val="af1"/>
            </w:pPr>
            <w:r>
              <w:t>};</w:t>
            </w:r>
          </w:p>
          <w:p w14:paraId="0BC5C7B8" w14:textId="77777777" w:rsidR="000C76E0" w:rsidRDefault="000C76E0" w:rsidP="000C76E0">
            <w:pPr>
              <w:pStyle w:val="af1"/>
            </w:pPr>
          </w:p>
          <w:p w14:paraId="3D8B9943" w14:textId="77777777" w:rsidR="000C76E0" w:rsidRDefault="000C76E0" w:rsidP="000C76E0">
            <w:pPr>
              <w:pStyle w:val="af1"/>
            </w:pPr>
            <w:r>
              <w:t>return Amplifier;</w:t>
            </w:r>
          </w:p>
          <w:p w14:paraId="2F837AC1" w14:textId="77777777" w:rsidR="000C76E0" w:rsidRDefault="000C76E0" w:rsidP="000C76E0">
            <w:pPr>
              <w:pStyle w:val="af1"/>
            </w:pPr>
            <w:r>
              <w:t>});</w:t>
            </w:r>
          </w:p>
          <w:p w14:paraId="620908AA" w14:textId="77777777" w:rsidR="00867398" w:rsidRDefault="00867398" w:rsidP="000C76E0">
            <w:pPr>
              <w:pStyle w:val="af1"/>
            </w:pPr>
          </w:p>
        </w:tc>
      </w:tr>
    </w:tbl>
    <w:p w14:paraId="48971DC2" w14:textId="77777777"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14:paraId="685D6A00" w14:textId="77777777" w:rsidR="008A52B8" w:rsidRPr="007B63F2" w:rsidRDefault="00943940"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14:paraId="62B869A0" w14:textId="77777777"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14:paraId="57B900FB" w14:textId="77777777" w:rsidR="00063E7D" w:rsidRDefault="007C4B2A" w:rsidP="00BB67A9">
      <w:pPr>
        <w:ind w:firstLineChars="0" w:firstLine="0"/>
        <w:jc w:val="center"/>
      </w:pPr>
      <w:r>
        <w:object w:dxaOrig="2316" w:dyaOrig="1070" w14:anchorId="6281B443">
          <v:shape id="_x0000_i1051" type="#_x0000_t75" style="width:283.7pt;height:129.6pt" o:ole="">
            <v:imagedata r:id="rId91" o:title=""/>
          </v:shape>
          <o:OLEObject Type="Embed" ProgID="Visio.Drawing.11" ShapeID="_x0000_i1051" DrawAspect="Content" ObjectID="_1555770784" r:id="rId92"/>
        </w:object>
      </w:r>
    </w:p>
    <w:p w14:paraId="6F677F90" w14:textId="77777777"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14:paraId="7095A41B" w14:textId="77777777" w:rsidR="00063E7D" w:rsidRDefault="00063E7D" w:rsidP="00063E7D">
      <w:pPr>
        <w:pStyle w:val="2"/>
      </w:pPr>
      <w:bookmarkStart w:id="1033" w:name="_Toc482019041"/>
      <w:r>
        <w:rPr>
          <w:rFonts w:hint="eastAsia"/>
        </w:rPr>
        <w:t xml:space="preserve">7.2 </w:t>
      </w:r>
      <w:r>
        <w:rPr>
          <w:rFonts w:hint="eastAsia"/>
        </w:rPr>
        <w:t>调速系统暂态仿真</w:t>
      </w:r>
      <w:bookmarkEnd w:id="1033"/>
    </w:p>
    <w:p w14:paraId="37C5961F" w14:textId="77777777" w:rsidR="00063E7D" w:rsidRDefault="00BB3594" w:rsidP="00A44E76">
      <w:pPr>
        <w:ind w:firstLine="480"/>
      </w:pPr>
      <w:r>
        <w:rPr>
          <w:rFonts w:hint="eastAsia"/>
        </w:rPr>
        <w:t>仿真模型如图</w:t>
      </w:r>
      <w:r w:rsidR="00DE0819">
        <w:rPr>
          <w:rFonts w:hint="eastAsia"/>
        </w:rPr>
        <w:t>7-1</w:t>
      </w:r>
      <w:r>
        <w:rPr>
          <w:rFonts w:hint="eastAsia"/>
        </w:rPr>
        <w:t>所示，参考文献</w:t>
      </w:r>
      <w:r w:rsidR="00943940">
        <w:fldChar w:fldCharType="begin"/>
      </w:r>
      <w:r w:rsidR="00943940">
        <w:instrText xml:space="preserve"> ADDIN NE.Ref.{B2818A69-15CE-4551-8BB2-C118D4E63362}</w:instrText>
      </w:r>
      <w:r w:rsidR="00943940">
        <w:fldChar w:fldCharType="separate"/>
      </w:r>
      <w:r w:rsidR="00D70963">
        <w:rPr>
          <w:rFonts w:eastAsia="微软雅黑" w:cs="Times New Roman"/>
          <w:color w:val="080000"/>
          <w:szCs w:val="24"/>
          <w:vertAlign w:val="superscript"/>
        </w:rPr>
        <w:t>[25]</w:t>
      </w:r>
      <w:r w:rsidR="00943940">
        <w:rPr>
          <w:rFonts w:eastAsia="微软雅黑" w:cs="Times New Roman"/>
          <w:color w:val="080000"/>
          <w:szCs w:val="24"/>
          <w:vertAlign w:val="superscript"/>
        </w:rPr>
        <w:fldChar w:fldCharType="end"/>
      </w:r>
      <w:r>
        <w:rPr>
          <w:rFonts w:hint="eastAsia"/>
        </w:rPr>
        <w:t>的处理方式，选取各个参数如下面的清单</w:t>
      </w:r>
      <w:r>
        <w:rPr>
          <w:rFonts w:hint="eastAsia"/>
        </w:rPr>
        <w:lastRenderedPageBreak/>
        <w:t>所示。</w:t>
      </w:r>
    </w:p>
    <w:p w14:paraId="321CF5E9" w14:textId="77777777"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tblGrid>
      <w:tr w:rsidR="00BB3594" w14:paraId="4EAB21FD" w14:textId="77777777" w:rsidTr="00A44E76">
        <w:trPr>
          <w:jc w:val="center"/>
        </w:trPr>
        <w:tc>
          <w:tcPr>
            <w:tcW w:w="5495" w:type="dxa"/>
          </w:tcPr>
          <w:p w14:paraId="1C12AC89" w14:textId="77777777" w:rsidR="00BB3594" w:rsidRDefault="00BB3594" w:rsidP="00063E7D">
            <w:pPr>
              <w:ind w:firstLineChars="0" w:firstLine="0"/>
            </w:pPr>
            <w:r>
              <w:rPr>
                <w:rFonts w:hint="eastAsia"/>
              </w:rPr>
              <w:t xml:space="preserve">% </w:t>
            </w:r>
            <w:r>
              <w:rPr>
                <w:rFonts w:hint="eastAsia"/>
              </w:rPr>
              <w:t>设置调速器的参数</w:t>
            </w:r>
          </w:p>
          <w:p w14:paraId="1371C2CA" w14:textId="77777777" w:rsidR="00BB3594" w:rsidRDefault="00943940"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14:paraId="0E4A69A5" w14:textId="77777777" w:rsidR="00BB3594" w:rsidRPr="00BB3594" w:rsidRDefault="0094394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14:paraId="57C3A380" w14:textId="77777777" w:rsidR="00BB3594" w:rsidRPr="00BB3594" w:rsidRDefault="0094394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14:paraId="0764470F" w14:textId="77777777" w:rsidR="00BB3594" w:rsidRPr="00BB3594"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14:paraId="2D06D0F5" w14:textId="77777777" w:rsidR="00BB3594" w:rsidRPr="00BB3594"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14:paraId="798B1DEB" w14:textId="77777777" w:rsidR="00BB3594" w:rsidRPr="00BB3594"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14:paraId="6907B52F" w14:textId="77777777" w:rsidR="00BB3594" w:rsidRDefault="00BB3594" w:rsidP="00063E7D">
            <w:pPr>
              <w:ind w:firstLineChars="0" w:firstLine="0"/>
            </w:pPr>
            <w:r>
              <w:rPr>
                <w:rFonts w:hint="eastAsia"/>
              </w:rPr>
              <w:t xml:space="preserve">% </w:t>
            </w:r>
            <w:r>
              <w:rPr>
                <w:rFonts w:hint="eastAsia"/>
              </w:rPr>
              <w:t>机组及引水系统参数</w:t>
            </w:r>
          </w:p>
          <w:p w14:paraId="67BEACCE" w14:textId="77777777" w:rsidR="00BB3594" w:rsidRPr="00BB3594" w:rsidRDefault="0094394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14:paraId="18F847C9" w14:textId="77777777" w:rsidR="00BB3594" w:rsidRPr="00BB3594"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14:paraId="07E6A18C" w14:textId="77777777" w:rsidR="00BB3594" w:rsidRPr="00BB3594"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14:paraId="35D01BD3" w14:textId="77777777" w:rsidR="00BB3594" w:rsidRPr="00BB3594"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14:paraId="0BC84EB0" w14:textId="77777777" w:rsidR="00BB3594" w:rsidRPr="00A44E76" w:rsidRDefault="0094394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14:paraId="1E7F7208" w14:textId="77777777" w:rsidR="00BB3594" w:rsidRPr="00A44E76" w:rsidRDefault="0094394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14:paraId="1A466A4F" w14:textId="77777777" w:rsidR="00BB3594" w:rsidRPr="00A44E76" w:rsidRDefault="00943940"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14:paraId="1A692487" w14:textId="77777777"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14:paraId="1643C3AD" w14:textId="77777777"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943940">
        <w:fldChar w:fldCharType="begin"/>
      </w:r>
      <w:r w:rsidR="00943940">
        <w:instrText xml:space="preserve"> ADDIN NE.Ref.{AAC3BE92-B181-4632-BC5C-3BE78A256390}</w:instrText>
      </w:r>
      <w:r w:rsidR="00943940">
        <w:fldChar w:fldCharType="separate"/>
      </w:r>
      <w:r w:rsidR="00D70963">
        <w:rPr>
          <w:rFonts w:eastAsia="微软雅黑" w:cs="Times New Roman"/>
          <w:color w:val="080000"/>
          <w:szCs w:val="24"/>
          <w:vertAlign w:val="superscript"/>
        </w:rPr>
        <w:t>[25]</w:t>
      </w:r>
      <w:r w:rsidR="00943940">
        <w:rPr>
          <w:rFonts w:eastAsia="微软雅黑" w:cs="Times New Roman"/>
          <w:color w:val="080000"/>
          <w:szCs w:val="24"/>
          <w:vertAlign w:val="superscript"/>
        </w:rPr>
        <w:fldChar w:fldCharType="end"/>
      </w:r>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14:paraId="40B67261" w14:textId="77777777" w:rsidR="00063E7D" w:rsidRDefault="00803B8F" w:rsidP="00F72EAB">
      <w:pPr>
        <w:ind w:firstLineChars="0" w:firstLine="0"/>
        <w:jc w:val="center"/>
      </w:pPr>
      <w:r>
        <w:rPr>
          <w:noProof/>
        </w:rPr>
        <w:drawing>
          <wp:inline distT="0" distB="0" distL="0" distR="0" wp14:anchorId="24ED52AC" wp14:editId="3F894C47">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14:paraId="324EC55C" w14:textId="77777777" w:rsidR="00063E7D" w:rsidRDefault="00F72EAB" w:rsidP="00F72EAB">
      <w:pPr>
        <w:pStyle w:val="af2"/>
      </w:pPr>
      <w:r>
        <w:t>图</w:t>
      </w:r>
      <w:r>
        <w:rPr>
          <w:rFonts w:hint="eastAsia"/>
        </w:rPr>
        <w:t>7-6 simulink</w:t>
      </w:r>
      <w:r>
        <w:rPr>
          <w:rFonts w:hint="eastAsia"/>
        </w:rPr>
        <w:t>中建立的调速系统模型</w:t>
      </w:r>
    </w:p>
    <w:p w14:paraId="12F63743" w14:textId="77777777" w:rsidR="00F72EAB" w:rsidRDefault="00F72EAB" w:rsidP="00F72EAB">
      <w:pPr>
        <w:ind w:firstLineChars="0" w:firstLine="0"/>
        <w:jc w:val="center"/>
      </w:pPr>
      <w:r>
        <w:rPr>
          <w:noProof/>
        </w:rPr>
        <w:lastRenderedPageBreak/>
        <w:drawing>
          <wp:inline distT="0" distB="0" distL="0" distR="0" wp14:anchorId="114017B0" wp14:editId="62D970E2">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14:paraId="0AB2BAD8" w14:textId="77777777" w:rsidR="00F72EAB" w:rsidRDefault="00F72EAB" w:rsidP="00F72EAB">
      <w:pPr>
        <w:pStyle w:val="af2"/>
      </w:pPr>
      <w:r>
        <w:rPr>
          <w:rFonts w:hint="eastAsia"/>
        </w:rPr>
        <w:t>图</w:t>
      </w:r>
      <w:r>
        <w:rPr>
          <w:rFonts w:hint="eastAsia"/>
        </w:rPr>
        <w:t>7-7 demo</w:t>
      </w:r>
      <w:r>
        <w:rPr>
          <w:rFonts w:hint="eastAsia"/>
        </w:rPr>
        <w:t>程序中建立的调速系统模型</w:t>
      </w:r>
    </w:p>
    <w:p w14:paraId="05B6981C" w14:textId="77777777"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3"/>
        <w:gridCol w:w="4473"/>
      </w:tblGrid>
      <w:tr w:rsidR="00F72EAB" w14:paraId="122FFF4B" w14:textId="77777777" w:rsidTr="00F72EAB">
        <w:tc>
          <w:tcPr>
            <w:tcW w:w="4473" w:type="dxa"/>
            <w:vAlign w:val="center"/>
          </w:tcPr>
          <w:p w14:paraId="48F62105" w14:textId="77777777" w:rsidR="00F72EAB" w:rsidRDefault="00F72EAB" w:rsidP="00F72EAB">
            <w:pPr>
              <w:ind w:firstLineChars="0" w:firstLine="0"/>
              <w:jc w:val="center"/>
            </w:pPr>
            <w:r>
              <w:rPr>
                <w:noProof/>
              </w:rPr>
              <w:drawing>
                <wp:inline distT="0" distB="0" distL="0" distR="0" wp14:anchorId="4ACC85E9" wp14:editId="233A267F">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14:paraId="255D9529" w14:textId="77777777" w:rsidR="00F72EAB" w:rsidRDefault="00F72EAB" w:rsidP="00F72EAB">
            <w:pPr>
              <w:ind w:firstLineChars="0" w:firstLine="0"/>
              <w:jc w:val="center"/>
            </w:pPr>
            <w:r>
              <w:rPr>
                <w:noProof/>
              </w:rPr>
              <w:drawing>
                <wp:inline distT="0" distB="0" distL="0" distR="0" wp14:anchorId="08E38A5E" wp14:editId="1C3FDC6B">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14:paraId="2DC9127A" w14:textId="77777777" w:rsidTr="00F72EAB">
        <w:tc>
          <w:tcPr>
            <w:tcW w:w="4473" w:type="dxa"/>
            <w:vAlign w:val="center"/>
          </w:tcPr>
          <w:p w14:paraId="566198F7" w14:textId="77777777"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14:paraId="793628D3" w14:textId="77777777"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14:paraId="15D6947C" w14:textId="77777777" w:rsidR="00F72EAB" w:rsidRDefault="00F72EAB" w:rsidP="00063E7D">
      <w:pPr>
        <w:ind w:firstLineChars="0" w:firstLine="0"/>
      </w:pPr>
    </w:p>
    <w:p w14:paraId="640B1B6E" w14:textId="77777777" w:rsidR="00063E7D" w:rsidRDefault="00803B8F" w:rsidP="00F72EAB">
      <w:pPr>
        <w:ind w:firstLineChars="0" w:firstLine="0"/>
        <w:jc w:val="center"/>
      </w:pPr>
      <w:r>
        <w:rPr>
          <w:noProof/>
        </w:rPr>
        <w:drawing>
          <wp:inline distT="0" distB="0" distL="0" distR="0" wp14:anchorId="58F7A50C" wp14:editId="2F83B5B2">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14:paraId="1928489E" w14:textId="77777777" w:rsidR="00063E7D" w:rsidRDefault="00F72EAB" w:rsidP="00F72EAB">
      <w:pPr>
        <w:pStyle w:val="af2"/>
      </w:pPr>
      <w:r>
        <w:t>图</w:t>
      </w:r>
      <w:r>
        <w:rPr>
          <w:rFonts w:hint="eastAsia"/>
        </w:rPr>
        <w:t>7-10 demo</w:t>
      </w:r>
      <w:r>
        <w:rPr>
          <w:rFonts w:hint="eastAsia"/>
        </w:rPr>
        <w:t>程序的输出</w:t>
      </w:r>
    </w:p>
    <w:p w14:paraId="3976A054" w14:textId="77777777" w:rsidR="00063E7D" w:rsidRDefault="00063E7D" w:rsidP="00063E7D">
      <w:pPr>
        <w:ind w:firstLineChars="0" w:firstLine="0"/>
      </w:pPr>
    </w:p>
    <w:p w14:paraId="16F18292" w14:textId="77777777" w:rsidR="00063E7D" w:rsidRDefault="00F72EAB" w:rsidP="00F72EAB">
      <w:pPr>
        <w:ind w:firstLineChars="0" w:firstLine="0"/>
        <w:jc w:val="center"/>
      </w:pPr>
      <w:r>
        <w:rPr>
          <w:noProof/>
        </w:rPr>
        <w:lastRenderedPageBreak/>
        <w:drawing>
          <wp:inline distT="0" distB="0" distL="0" distR="0" wp14:anchorId="6ADE3C90" wp14:editId="6AC6446A">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8"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14:paraId="4A2ADC87" w14:textId="77777777"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14:paraId="695AF770" w14:textId="77777777" w:rsidR="00063E7D" w:rsidRDefault="00063E7D" w:rsidP="00063E7D">
      <w:pPr>
        <w:pStyle w:val="2"/>
      </w:pPr>
      <w:bookmarkStart w:id="1034" w:name="_Toc482019042"/>
      <w:r>
        <w:rPr>
          <w:rFonts w:hint="eastAsia"/>
        </w:rPr>
        <w:t xml:space="preserve">7.3 </w:t>
      </w:r>
      <w:r>
        <w:rPr>
          <w:rFonts w:hint="eastAsia"/>
        </w:rPr>
        <w:t>调速系统参数辨识</w:t>
      </w:r>
      <w:bookmarkEnd w:id="1034"/>
    </w:p>
    <w:p w14:paraId="61D38011" w14:textId="77777777" w:rsidR="00677312" w:rsidRDefault="00B4033E" w:rsidP="00B4033E">
      <w:pPr>
        <w:ind w:firstLine="480"/>
      </w:pPr>
      <w:r>
        <w:rPr>
          <w:rFonts w:hint="eastAsia"/>
        </w:rPr>
        <w:t>本文采用引力搜索算法</w:t>
      </w:r>
      <w:r w:rsidR="00885D60">
        <w:fldChar w:fldCharType="begin"/>
      </w:r>
      <w:r w:rsidR="00C15D90">
        <w:instrText xml:space="preserve"> ADDIN NE.Ref.{DB756E51-40D1-489A-B398-07C2468198B7}</w:instrText>
      </w:r>
      <w:r w:rsidR="00885D60">
        <w:fldChar w:fldCharType="separate"/>
      </w:r>
      <w:r w:rsidR="00D70963">
        <w:rPr>
          <w:rFonts w:eastAsia="微软雅黑" w:cs="Times New Roman"/>
          <w:color w:val="080000"/>
          <w:szCs w:val="24"/>
          <w:vertAlign w:val="superscript"/>
        </w:rPr>
        <w:t>[44]</w:t>
      </w:r>
      <w:r w:rsidR="00885D60">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14:paraId="09E4FA19" w14:textId="77777777" w:rsidR="00677312" w:rsidRDefault="00677312" w:rsidP="00677312">
      <w:pPr>
        <w:pStyle w:val="3"/>
      </w:pPr>
      <w:r>
        <w:t xml:space="preserve">7.3.1 </w:t>
      </w:r>
      <w:r>
        <w:rPr>
          <w:rFonts w:hint="eastAsia"/>
        </w:rPr>
        <w:t>引力搜索算法</w:t>
      </w:r>
    </w:p>
    <w:p w14:paraId="305B5678" w14:textId="77777777"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r w:rsidR="00943940">
        <w:fldChar w:fldCharType="begin"/>
      </w:r>
      <w:r w:rsidR="00943940">
        <w:instrText xml:space="preserve"> ADDIN NE.Ref.{941A99DF-4C95-4228-ADF2-79D50657CCEE}</w:instrText>
      </w:r>
      <w:r w:rsidR="00943940">
        <w:fldChar w:fldCharType="separate"/>
      </w:r>
      <w:r w:rsidR="00D70963">
        <w:rPr>
          <w:rFonts w:eastAsia="微软雅黑" w:cs="Times New Roman"/>
          <w:color w:val="080000"/>
          <w:szCs w:val="24"/>
          <w:vertAlign w:val="superscript"/>
        </w:rPr>
        <w:t>[45]</w:t>
      </w:r>
      <w:r w:rsidR="00943940">
        <w:rPr>
          <w:rFonts w:eastAsia="微软雅黑" w:cs="Times New Roman"/>
          <w:color w:val="080000"/>
          <w:szCs w:val="24"/>
          <w:vertAlign w:val="superscript"/>
        </w:rPr>
        <w:fldChar w:fldCharType="end"/>
      </w:r>
      <w:r w:rsidR="00C15D90">
        <w:rPr>
          <w:rFonts w:hint="eastAsia"/>
        </w:rPr>
        <w:t>、</w:t>
      </w:r>
      <w:r w:rsidR="006336CF">
        <w:rPr>
          <w:rFonts w:hint="eastAsia"/>
        </w:rPr>
        <w:t>GA</w:t>
      </w:r>
      <w:r w:rsidR="006336CF">
        <w:rPr>
          <w:rFonts w:hint="eastAsia"/>
        </w:rPr>
        <w:t>算法</w:t>
      </w:r>
      <w:r w:rsidR="00943940">
        <w:fldChar w:fldCharType="begin"/>
      </w:r>
      <w:r w:rsidR="00943940">
        <w:instrText xml:space="preserve"> ADDIN NE.Ref.{22544E3D-BC6A-4CA7-81E6-5415E7D7659E}</w:instrText>
      </w:r>
      <w:r w:rsidR="00943940">
        <w:fldChar w:fldCharType="separate"/>
      </w:r>
      <w:r w:rsidR="00D70963">
        <w:rPr>
          <w:rFonts w:eastAsia="微软雅黑" w:cs="Times New Roman"/>
          <w:color w:val="080000"/>
          <w:szCs w:val="24"/>
          <w:vertAlign w:val="superscript"/>
        </w:rPr>
        <w:t>[46]</w:t>
      </w:r>
      <w:r w:rsidR="00943940">
        <w:rPr>
          <w:rFonts w:eastAsia="微软雅黑" w:cs="Times New Roman"/>
          <w:color w:val="080000"/>
          <w:szCs w:val="24"/>
          <w:vertAlign w:val="superscript"/>
        </w:rPr>
        <w:fldChar w:fldCharType="end"/>
      </w:r>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14:paraId="3B10F4B6" w14:textId="77777777"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tblGrid>
      <w:tr w:rsidR="00B4033E" w14:paraId="16A746B8" w14:textId="77777777" w:rsidTr="00C15D90">
        <w:trPr>
          <w:jc w:val="center"/>
        </w:trPr>
        <w:tc>
          <w:tcPr>
            <w:tcW w:w="7655" w:type="dxa"/>
          </w:tcPr>
          <w:p w14:paraId="1488D006" w14:textId="77777777"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14:paraId="5FA12ADA" w14:textId="77777777" w:rsidR="00B4033E" w:rsidRDefault="00B4033E" w:rsidP="00B4033E">
            <w:pPr>
              <w:pStyle w:val="af1"/>
            </w:pPr>
          </w:p>
          <w:p w14:paraId="44F5E1A2" w14:textId="77777777" w:rsidR="007E3D14" w:rsidRDefault="007E3D14" w:rsidP="00B4033E">
            <w:pPr>
              <w:pStyle w:val="af1"/>
            </w:pPr>
            <w:r>
              <w:rPr>
                <w:rFonts w:hint="eastAsia"/>
              </w:rPr>
              <w:t>@FunctionalInterface</w:t>
            </w:r>
          </w:p>
          <w:p w14:paraId="27DDE808" w14:textId="77777777"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14:paraId="071B4F21" w14:textId="77777777" w:rsidR="00854C57" w:rsidRDefault="00854C57" w:rsidP="00B4033E">
            <w:pPr>
              <w:pStyle w:val="af1"/>
            </w:pPr>
            <w:r>
              <w:tab/>
            </w:r>
            <w:r>
              <w:rPr>
                <w:rFonts w:hint="eastAsia"/>
              </w:rPr>
              <w:t>double judgeFitness(double[] cordinate);</w:t>
            </w:r>
          </w:p>
          <w:p w14:paraId="3DB75EC2" w14:textId="77777777" w:rsidR="00854C57" w:rsidRDefault="00854C57" w:rsidP="00B4033E">
            <w:pPr>
              <w:pStyle w:val="af1"/>
            </w:pPr>
            <w:r>
              <w:rPr>
                <w:rFonts w:hint="eastAsia"/>
              </w:rPr>
              <w:t>}</w:t>
            </w:r>
          </w:p>
          <w:p w14:paraId="3EBB140A" w14:textId="77777777" w:rsidR="00854C57" w:rsidRDefault="00854C57" w:rsidP="00B4033E">
            <w:pPr>
              <w:pStyle w:val="af1"/>
            </w:pPr>
          </w:p>
          <w:p w14:paraId="29FC9C20" w14:textId="77777777"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14:paraId="5AFE3EF5" w14:textId="77777777" w:rsidR="00854C57" w:rsidRDefault="00854C57" w:rsidP="00B4033E">
            <w:pPr>
              <w:pStyle w:val="af1"/>
            </w:pPr>
            <w:r>
              <w:tab/>
            </w:r>
            <w:r>
              <w:rPr>
                <w:rFonts w:hint="eastAsia"/>
              </w:rPr>
              <w:t>double low</w:t>
            </w:r>
            <w:r w:rsidR="00026AD1">
              <w:rPr>
                <w:rFonts w:hint="eastAsia"/>
              </w:rPr>
              <w:t>er</w:t>
            </w:r>
            <w:r>
              <w:rPr>
                <w:rFonts w:hint="eastAsia"/>
              </w:rPr>
              <w:t>;</w:t>
            </w:r>
          </w:p>
          <w:p w14:paraId="66C213D8" w14:textId="77777777"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14:paraId="3E803350" w14:textId="77777777" w:rsidR="00854C57" w:rsidRDefault="00854C57" w:rsidP="00B4033E">
            <w:pPr>
              <w:pStyle w:val="af1"/>
            </w:pPr>
          </w:p>
          <w:p w14:paraId="573D68D7" w14:textId="77777777" w:rsidR="00854C57" w:rsidRDefault="00854C57" w:rsidP="00B4033E">
            <w:pPr>
              <w:pStyle w:val="af1"/>
            </w:pPr>
            <w:r>
              <w:tab/>
            </w:r>
            <w:r>
              <w:rPr>
                <w:rFonts w:hint="eastAsia"/>
              </w:rPr>
              <w:t>// other method omitted.</w:t>
            </w:r>
          </w:p>
          <w:p w14:paraId="69EBE5B5" w14:textId="77777777" w:rsidR="00854C57" w:rsidRDefault="00854C57" w:rsidP="00B4033E">
            <w:pPr>
              <w:pStyle w:val="af1"/>
            </w:pPr>
            <w:r>
              <w:rPr>
                <w:rFonts w:hint="eastAsia"/>
              </w:rPr>
              <w:t>}</w:t>
            </w:r>
          </w:p>
          <w:p w14:paraId="19D83649" w14:textId="77777777" w:rsidR="003928C1" w:rsidRDefault="003928C1" w:rsidP="00B4033E">
            <w:pPr>
              <w:pStyle w:val="af1"/>
            </w:pPr>
          </w:p>
        </w:tc>
      </w:tr>
    </w:tbl>
    <w:p w14:paraId="2A50BD2A" w14:textId="77777777"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1"/>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1"/>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1"/>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14:paraId="7675B033" w14:textId="77777777"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1"/>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7E3D14" w14:paraId="250ED26E" w14:textId="77777777" w:rsidTr="007E3D14">
        <w:trPr>
          <w:jc w:val="center"/>
        </w:trPr>
        <w:tc>
          <w:tcPr>
            <w:tcW w:w="6487" w:type="dxa"/>
          </w:tcPr>
          <w:p w14:paraId="1BF57A5C" w14:textId="77777777" w:rsidR="007E3D14" w:rsidRDefault="007E3D14" w:rsidP="007E3D14">
            <w:pPr>
              <w:pStyle w:val="af1"/>
            </w:pPr>
            <w:r>
              <w:rPr>
                <w:rFonts w:hint="eastAsia"/>
              </w:rPr>
              <w:t>double[] result = search(</w:t>
            </w:r>
            <w:r>
              <w:t>coordinate</w:t>
            </w:r>
            <w:r>
              <w:rPr>
                <w:rFonts w:hint="eastAsia"/>
              </w:rPr>
              <w:t xml:space="preserve"> -&gt; {</w:t>
            </w:r>
          </w:p>
          <w:p w14:paraId="3363C934" w14:textId="77777777" w:rsidR="007E3D14" w:rsidRDefault="007E3D14" w:rsidP="007E3D14">
            <w:pPr>
              <w:pStyle w:val="af1"/>
            </w:pPr>
            <w:r>
              <w:tab/>
              <w:t xml:space="preserve">double </w:t>
            </w:r>
            <w:r>
              <w:rPr>
                <w:rFonts w:hint="eastAsia"/>
              </w:rPr>
              <w:t>root</w:t>
            </w:r>
            <w:r>
              <w:t xml:space="preserve"> = cordinate[0];</w:t>
            </w:r>
          </w:p>
          <w:p w14:paraId="162AA90F" w14:textId="77777777"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14:paraId="7DA45DC4" w14:textId="77777777" w:rsidR="007E3D14" w:rsidRDefault="007E3D14" w:rsidP="007E3D14">
            <w:pPr>
              <w:pStyle w:val="af1"/>
            </w:pPr>
            <w:r>
              <w:rPr>
                <w:rFonts w:hint="eastAsia"/>
              </w:rPr>
              <w:t>}, Arrays.asList(new Range(0,5)));</w:t>
            </w:r>
          </w:p>
          <w:p w14:paraId="25AE26AF" w14:textId="77777777" w:rsidR="007E3D14" w:rsidRPr="007E3D14" w:rsidRDefault="007E3D14" w:rsidP="007E3D14">
            <w:pPr>
              <w:pStyle w:val="af1"/>
            </w:pPr>
          </w:p>
        </w:tc>
      </w:tr>
    </w:tbl>
    <w:p w14:paraId="44AB8B0B" w14:textId="77777777"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r w:rsidR="00943940">
        <w:fldChar w:fldCharType="begin"/>
      </w:r>
      <w:r w:rsidR="00943940">
        <w:instrText xml:space="preserve"> ADDIN NE.Ref.{B0607708-ECE6-4A0A-8BCC-A57603E8B117}</w:instrText>
      </w:r>
      <w:r w:rsidR="00943940">
        <w:fldChar w:fldCharType="separate"/>
      </w:r>
      <w:r w:rsidR="00D70963">
        <w:rPr>
          <w:rFonts w:eastAsia="微软雅黑" w:cs="Times New Roman"/>
          <w:color w:val="080000"/>
          <w:szCs w:val="24"/>
          <w:vertAlign w:val="superscript"/>
        </w:rPr>
        <w:t>[44]</w:t>
      </w:r>
      <w:r w:rsidR="00943940">
        <w:rPr>
          <w:rFonts w:eastAsia="微软雅黑" w:cs="Times New Roman"/>
          <w:color w:val="080000"/>
          <w:szCs w:val="24"/>
          <w:vertAlign w:val="superscript"/>
        </w:rPr>
        <w:fldChar w:fldCharType="end"/>
      </w:r>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14:paraId="040210F9" w14:textId="77777777"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tblGrid>
      <w:tr w:rsidR="00677312" w:rsidRPr="00735154" w14:paraId="3FE234C4" w14:textId="77777777" w:rsidTr="00CE127C">
        <w:trPr>
          <w:jc w:val="center"/>
        </w:trPr>
        <w:tc>
          <w:tcPr>
            <w:tcW w:w="7196" w:type="dxa"/>
          </w:tcPr>
          <w:p w14:paraId="5E51CA1E" w14:textId="77777777"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14:paraId="02C3BA71" w14:textId="77777777" w:rsidR="00677312" w:rsidRPr="00735154" w:rsidRDefault="00AC212C" w:rsidP="00735154">
            <w:pPr>
              <w:pStyle w:val="af1"/>
            </w:pPr>
            <w:r w:rsidRPr="00735154">
              <w:t>ClassicGSA(NaturalLaw law, List&lt;Range&gt; spaces);</w:t>
            </w:r>
          </w:p>
          <w:p w14:paraId="29D436DA" w14:textId="77777777" w:rsidR="00CE127C" w:rsidRPr="00735154" w:rsidRDefault="00CE127C" w:rsidP="00735154">
            <w:pPr>
              <w:pStyle w:val="af1"/>
            </w:pPr>
          </w:p>
          <w:p w14:paraId="4D490CB5" w14:textId="77777777"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14:paraId="06795F7D" w14:textId="77777777" w:rsidR="00CE127C" w:rsidRPr="00735154" w:rsidRDefault="00CE127C" w:rsidP="00735154">
            <w:pPr>
              <w:pStyle w:val="af1"/>
            </w:pPr>
            <w:r w:rsidRPr="00735154">
              <w:t>ClassicGSA(NaturalLaw law, List&lt;Range&gt; spaces);</w:t>
            </w:r>
          </w:p>
          <w:p w14:paraId="7950E8D1" w14:textId="77777777" w:rsidR="00CE127C" w:rsidRPr="00735154" w:rsidRDefault="00CE127C" w:rsidP="00735154">
            <w:pPr>
              <w:pStyle w:val="af1"/>
            </w:pPr>
          </w:p>
          <w:p w14:paraId="300092C9" w14:textId="77777777" w:rsidR="00AC212C" w:rsidRPr="00735154" w:rsidRDefault="00AC212C" w:rsidP="00735154">
            <w:pPr>
              <w:pStyle w:val="af1"/>
            </w:pPr>
          </w:p>
          <w:p w14:paraId="210C0269" w14:textId="77777777" w:rsidR="00AC212C" w:rsidRPr="00735154" w:rsidRDefault="00AC212C" w:rsidP="00735154">
            <w:pPr>
              <w:pStyle w:val="af1"/>
            </w:pPr>
            <w:r w:rsidRPr="00735154">
              <w:rPr>
                <w:rFonts w:hint="eastAsia"/>
              </w:rPr>
              <w:t xml:space="preserve">// </w:t>
            </w:r>
            <w:r w:rsidRPr="00735154">
              <w:rPr>
                <w:rFonts w:hint="eastAsia"/>
              </w:rPr>
              <w:t>配置方法</w:t>
            </w:r>
          </w:p>
          <w:p w14:paraId="64C5445E" w14:textId="77777777" w:rsidR="00AC212C" w:rsidRPr="00735154" w:rsidRDefault="00AC212C" w:rsidP="00735154">
            <w:pPr>
              <w:pStyle w:val="af1"/>
            </w:pPr>
            <w:r w:rsidRPr="00735154">
              <w:t>public void configure(int lifeSpan, int creatureCount)</w:t>
            </w:r>
            <w:r w:rsidR="000F5040">
              <w:t>;</w:t>
            </w:r>
          </w:p>
          <w:p w14:paraId="7EDCBC43" w14:textId="77777777" w:rsidR="00AC212C" w:rsidRPr="00735154" w:rsidRDefault="00AC212C" w:rsidP="00735154">
            <w:pPr>
              <w:pStyle w:val="af1"/>
            </w:pPr>
          </w:p>
          <w:p w14:paraId="752F48AD" w14:textId="77777777" w:rsidR="00AC212C" w:rsidRPr="00735154" w:rsidRDefault="00AC212C" w:rsidP="00735154">
            <w:pPr>
              <w:pStyle w:val="af1"/>
            </w:pPr>
            <w:r w:rsidRPr="00735154">
              <w:t xml:space="preserve">// </w:t>
            </w:r>
            <w:r w:rsidRPr="00735154">
              <w:rPr>
                <w:rFonts w:hint="eastAsia"/>
              </w:rPr>
              <w:t>设置逼近方式，是搜索极大值还是极小值</w:t>
            </w:r>
          </w:p>
          <w:p w14:paraId="32041C3F" w14:textId="77777777" w:rsidR="00AC212C" w:rsidRPr="00735154" w:rsidRDefault="00AC212C" w:rsidP="00735154">
            <w:pPr>
              <w:pStyle w:val="af1"/>
            </w:pPr>
            <w:r w:rsidRPr="00735154">
              <w:t>public void setMode(Mode mode);</w:t>
            </w:r>
          </w:p>
          <w:p w14:paraId="62BC590D" w14:textId="77777777" w:rsidR="00AC212C" w:rsidRPr="00735154" w:rsidRDefault="00AC212C" w:rsidP="00735154">
            <w:pPr>
              <w:pStyle w:val="af1"/>
            </w:pPr>
            <w:r w:rsidRPr="00735154">
              <w:t>enum Mode {</w:t>
            </w:r>
          </w:p>
          <w:p w14:paraId="6EB14274" w14:textId="77777777" w:rsidR="00AC212C" w:rsidRPr="00735154" w:rsidRDefault="00AC212C" w:rsidP="00735154">
            <w:pPr>
              <w:pStyle w:val="af1"/>
            </w:pPr>
            <w:r w:rsidRPr="00735154">
              <w:tab/>
              <w:t>SMALL_BETTER, BIG_BETTER</w:t>
            </w:r>
          </w:p>
          <w:p w14:paraId="214F4A36" w14:textId="77777777" w:rsidR="00AC212C" w:rsidRDefault="00AC212C" w:rsidP="00735154">
            <w:pPr>
              <w:pStyle w:val="af1"/>
            </w:pPr>
            <w:r w:rsidRPr="00735154">
              <w:t>}</w:t>
            </w:r>
          </w:p>
          <w:p w14:paraId="79DECD02" w14:textId="77777777" w:rsidR="00FC4BB9" w:rsidRDefault="00FC4BB9" w:rsidP="00735154">
            <w:pPr>
              <w:pStyle w:val="af1"/>
            </w:pPr>
          </w:p>
          <w:p w14:paraId="736BCC4C" w14:textId="77777777" w:rsidR="00FC4BB9" w:rsidRDefault="00FC4BB9" w:rsidP="00735154">
            <w:pPr>
              <w:pStyle w:val="af1"/>
            </w:pPr>
            <w:r>
              <w:t xml:space="preserve">// </w:t>
            </w:r>
            <w:r>
              <w:rPr>
                <w:rFonts w:hint="eastAsia"/>
              </w:rPr>
              <w:t>启动计算的方法</w:t>
            </w:r>
          </w:p>
          <w:p w14:paraId="09896225" w14:textId="77777777" w:rsidR="00FC4BB9" w:rsidRDefault="00FC4BB9" w:rsidP="00735154">
            <w:pPr>
              <w:pStyle w:val="af1"/>
            </w:pPr>
            <w:r w:rsidRPr="00FC4BB9">
              <w:t>public void rockAndRoll()</w:t>
            </w:r>
            <w:r>
              <w:t>;</w:t>
            </w:r>
          </w:p>
          <w:p w14:paraId="7686D385" w14:textId="77777777" w:rsidR="00FC4BB9" w:rsidRDefault="00FC4BB9" w:rsidP="00735154">
            <w:pPr>
              <w:pStyle w:val="af1"/>
            </w:pPr>
          </w:p>
          <w:p w14:paraId="2D6D8A5B" w14:textId="77777777" w:rsidR="00FC4BB9" w:rsidRDefault="00FC4BB9" w:rsidP="00735154">
            <w:pPr>
              <w:pStyle w:val="af1"/>
            </w:pPr>
            <w:r>
              <w:t xml:space="preserve">// </w:t>
            </w:r>
            <w:r>
              <w:rPr>
                <w:rFonts w:hint="eastAsia"/>
              </w:rPr>
              <w:t>最佳位置和最佳适应度</w:t>
            </w:r>
          </w:p>
          <w:p w14:paraId="5E619468" w14:textId="77777777" w:rsidR="00FC4BB9" w:rsidRPr="00FC4BB9" w:rsidRDefault="00FC4BB9" w:rsidP="00735154">
            <w:pPr>
              <w:pStyle w:val="af1"/>
            </w:pPr>
            <w:r w:rsidRPr="00FC4BB9">
              <w:t>public double[] bestOne()</w:t>
            </w:r>
          </w:p>
          <w:p w14:paraId="60874155" w14:textId="77777777" w:rsidR="00F23425" w:rsidRPr="00735154" w:rsidRDefault="00FC4BB9" w:rsidP="00735154">
            <w:pPr>
              <w:pStyle w:val="af1"/>
            </w:pPr>
            <w:r w:rsidRPr="00FC4BB9">
              <w:t>public double bestFitness()</w:t>
            </w:r>
          </w:p>
        </w:tc>
      </w:tr>
    </w:tbl>
    <w:p w14:paraId="640F29B4" w14:textId="77777777"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r w:rsidR="00943940">
        <w:fldChar w:fldCharType="begin"/>
      </w:r>
      <w:r w:rsidR="00943940">
        <w:instrText xml:space="preserve"> ADDIN NE.Ref.{1FA3D837-8142-4BA3-B152-BB2AAF71D479}</w:instrText>
      </w:r>
      <w:r w:rsidR="00943940">
        <w:fldChar w:fldCharType="separate"/>
      </w:r>
      <w:r w:rsidR="00D70963">
        <w:rPr>
          <w:rFonts w:eastAsia="微软雅黑" w:cs="Times New Roman"/>
          <w:color w:val="080000"/>
          <w:szCs w:val="24"/>
          <w:vertAlign w:val="superscript"/>
        </w:rPr>
        <w:t>[44]</w:t>
      </w:r>
      <w:r w:rsidR="00943940">
        <w:rPr>
          <w:rFonts w:eastAsia="微软雅黑" w:cs="Times New Roman"/>
          <w:color w:val="080000"/>
          <w:szCs w:val="24"/>
          <w:vertAlign w:val="superscript"/>
        </w:rPr>
        <w:fldChar w:fldCharType="end"/>
      </w:r>
      <w:r w:rsidR="00F23425">
        <w:rPr>
          <w:rFonts w:hint="eastAsia"/>
        </w:rPr>
        <w:t>相一致。</w:t>
      </w:r>
    </w:p>
    <w:p w14:paraId="34BFCAD0" w14:textId="77777777" w:rsidR="00F23425" w:rsidRDefault="00F23425" w:rsidP="00F23425">
      <w:pPr>
        <w:pStyle w:val="3"/>
      </w:pPr>
      <w:r>
        <w:t>7.3.2</w:t>
      </w:r>
      <w:r>
        <w:rPr>
          <w:rFonts w:hint="eastAsia"/>
        </w:rPr>
        <w:t>调速系统的代码实现</w:t>
      </w:r>
    </w:p>
    <w:p w14:paraId="3CD46108" w14:textId="77777777"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14:paraId="3A9B5715" w14:textId="77777777"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14:paraId="74689F09" w14:textId="77777777"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14:paraId="6CAA1760" w14:textId="77777777" w:rsidR="00237B2C" w:rsidRDefault="00FD781D" w:rsidP="00237B2C">
      <w:pPr>
        <w:ind w:firstLineChars="0" w:firstLine="0"/>
        <w:jc w:val="center"/>
      </w:pPr>
      <w:r>
        <w:rPr>
          <w:rFonts w:hint="eastAsia"/>
          <w:noProof/>
        </w:rPr>
        <w:drawing>
          <wp:inline distT="0" distB="0" distL="0" distR="0" wp14:anchorId="533B8A1F" wp14:editId="2E2EAB98">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14:paraId="544FA87F" w14:textId="77777777" w:rsidR="00677312" w:rsidRDefault="00237B2C" w:rsidP="00237B2C">
      <w:pPr>
        <w:pStyle w:val="af2"/>
      </w:pPr>
      <w:r>
        <w:rPr>
          <w:rFonts w:hint="eastAsia"/>
        </w:rPr>
        <w:t>图</w:t>
      </w:r>
      <w:r>
        <w:rPr>
          <w:rFonts w:hint="eastAsia"/>
        </w:rPr>
        <w:t xml:space="preserve">7-12 </w:t>
      </w:r>
      <w:r>
        <w:rPr>
          <w:rFonts w:hint="eastAsia"/>
        </w:rPr>
        <w:t>参数辨识的测试代码</w:t>
      </w:r>
    </w:p>
    <w:p w14:paraId="0EFFFC43" w14:textId="77777777"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14:paraId="0D7D4DF1" w14:textId="77777777"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tblGrid>
      <w:tr w:rsidR="00B46E6C" w14:paraId="604D3AAB" w14:textId="77777777" w:rsidTr="001E3FDE">
        <w:trPr>
          <w:jc w:val="center"/>
        </w:trPr>
        <w:tc>
          <w:tcPr>
            <w:tcW w:w="6746" w:type="dxa"/>
          </w:tcPr>
          <w:p w14:paraId="1B23C17D" w14:textId="77777777"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14:paraId="45C28EF5" w14:textId="77777777" w:rsidR="00B46E6C" w:rsidRDefault="00B46E6C" w:rsidP="00B46E6C">
            <w:pPr>
              <w:pStyle w:val="af1"/>
            </w:pPr>
            <w:r>
              <w:tab/>
              <w:t>def res=0.0</w:t>
            </w:r>
          </w:p>
          <w:p w14:paraId="53F32FD5" w14:textId="77777777" w:rsidR="00B46E6C" w:rsidRDefault="00B46E6C" w:rsidP="00B46E6C">
            <w:pPr>
              <w:pStyle w:val="af1"/>
            </w:pPr>
            <w:r>
              <w:lastRenderedPageBreak/>
              <w:tab/>
              <w:t>for(int i=0;i&lt;output.size();++i){</w:t>
            </w:r>
          </w:p>
          <w:p w14:paraId="337EEE9F" w14:textId="77777777" w:rsidR="00B46E6C" w:rsidRDefault="00B46E6C" w:rsidP="00B46E6C">
            <w:pPr>
              <w:pStyle w:val="af1"/>
            </w:pPr>
            <w:r>
              <w:tab/>
            </w:r>
            <w:r>
              <w:tab/>
              <w:t>res+=(output[i]-origin[i])**2</w:t>
            </w:r>
          </w:p>
          <w:p w14:paraId="27952759" w14:textId="77777777" w:rsidR="00B46E6C" w:rsidRDefault="00B46E6C" w:rsidP="00B46E6C">
            <w:pPr>
              <w:pStyle w:val="af1"/>
            </w:pPr>
            <w:r>
              <w:tab/>
              <w:t>}</w:t>
            </w:r>
          </w:p>
          <w:p w14:paraId="20135627" w14:textId="77777777" w:rsidR="00B46E6C" w:rsidRDefault="00B46E6C" w:rsidP="00B46E6C">
            <w:pPr>
              <w:pStyle w:val="af1"/>
            </w:pPr>
            <w:r>
              <w:tab/>
              <w:t>return res</w:t>
            </w:r>
          </w:p>
          <w:p w14:paraId="20DCE153" w14:textId="77777777" w:rsidR="00B46E6C" w:rsidRDefault="00B46E6C" w:rsidP="00B46E6C">
            <w:pPr>
              <w:pStyle w:val="af1"/>
            </w:pPr>
            <w:r>
              <w:t>}</w:t>
            </w:r>
          </w:p>
          <w:p w14:paraId="54BCE7BF" w14:textId="77777777" w:rsidR="00B46E6C" w:rsidRDefault="00B46E6C" w:rsidP="00B46E6C">
            <w:pPr>
              <w:pStyle w:val="af1"/>
            </w:pPr>
          </w:p>
          <w:p w14:paraId="6E1365DF" w14:textId="77777777"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14:paraId="793813E5" w14:textId="77777777" w:rsidR="00B46E6C" w:rsidRDefault="00B46E6C" w:rsidP="00B46E6C">
            <w:pPr>
              <w:pStyle w:val="af1"/>
            </w:pPr>
            <w:r>
              <w:t>def rs=new RegularSystem(0.8, 3.36, 0.2, 0.05)</w:t>
            </w:r>
          </w:p>
          <w:p w14:paraId="77602A01" w14:textId="77777777" w:rsidR="00B46E6C" w:rsidRDefault="00B46E6C" w:rsidP="00B46E6C">
            <w:pPr>
              <w:pStyle w:val="af1"/>
            </w:pPr>
            <w:r>
              <w:t>rs.simulate()</w:t>
            </w:r>
          </w:p>
          <w:p w14:paraId="3F386545" w14:textId="77777777" w:rsidR="00B46E6C" w:rsidRDefault="00B46E6C" w:rsidP="00B46E6C">
            <w:pPr>
              <w:pStyle w:val="af1"/>
            </w:pPr>
            <w:r>
              <w:t>def origin=rs.output</w:t>
            </w:r>
            <w:r w:rsidR="00A42DE2">
              <w:t xml:space="preserve"> // </w:t>
            </w:r>
            <w:r w:rsidR="00A42DE2">
              <w:rPr>
                <w:rFonts w:hint="eastAsia"/>
              </w:rPr>
              <w:t>原始输出</w:t>
            </w:r>
          </w:p>
          <w:p w14:paraId="7191DA1C" w14:textId="77777777" w:rsidR="00B46E6C" w:rsidRDefault="00B46E6C" w:rsidP="00B46E6C">
            <w:pPr>
              <w:pStyle w:val="af1"/>
            </w:pPr>
          </w:p>
          <w:p w14:paraId="03696068" w14:textId="77777777" w:rsidR="00B46E6C" w:rsidRDefault="00B46E6C" w:rsidP="00B46E6C">
            <w:pPr>
              <w:pStyle w:val="af1"/>
            </w:pPr>
            <w:r>
              <w:t>def btRange=GsaRange.of(0.001, 1)</w:t>
            </w:r>
          </w:p>
          <w:p w14:paraId="7CA42F8C" w14:textId="77777777" w:rsidR="00B46E6C" w:rsidRDefault="00B46E6C" w:rsidP="00B46E6C">
            <w:pPr>
              <w:pStyle w:val="af1"/>
            </w:pPr>
            <w:r>
              <w:t>def tdRange=GsaRange.of(0.001, 5)</w:t>
            </w:r>
          </w:p>
          <w:p w14:paraId="41C10FC9" w14:textId="77777777" w:rsidR="00B46E6C" w:rsidRDefault="00B46E6C" w:rsidP="00B46E6C">
            <w:pPr>
              <w:pStyle w:val="af1"/>
            </w:pPr>
            <w:r>
              <w:t>def tyRange=GsaRange.of(0.001, 1)</w:t>
            </w:r>
          </w:p>
          <w:p w14:paraId="26876AA9" w14:textId="77777777" w:rsidR="00B46E6C" w:rsidRDefault="00B46E6C" w:rsidP="00B46E6C">
            <w:pPr>
              <w:pStyle w:val="af1"/>
            </w:pPr>
            <w:r>
              <w:t>ClassicGSA u=new ClassicGSA({cordinate-&gt;</w:t>
            </w:r>
          </w:p>
          <w:p w14:paraId="3413AAAA" w14:textId="77777777" w:rsidR="00B46E6C" w:rsidRDefault="00B46E6C" w:rsidP="00B46E6C">
            <w:pPr>
              <w:pStyle w:val="af1"/>
            </w:pPr>
            <w:r>
              <w:tab/>
              <w:t>def bt=cordinate[0]</w:t>
            </w:r>
          </w:p>
          <w:p w14:paraId="71870A5B" w14:textId="77777777" w:rsidR="00B46E6C" w:rsidRDefault="00B46E6C" w:rsidP="00B46E6C">
            <w:pPr>
              <w:pStyle w:val="af1"/>
            </w:pPr>
            <w:r>
              <w:tab/>
              <w:t>def td=cordinate[1]</w:t>
            </w:r>
          </w:p>
          <w:p w14:paraId="64A533A7" w14:textId="77777777" w:rsidR="00B46E6C" w:rsidRDefault="00B46E6C" w:rsidP="00B46E6C">
            <w:pPr>
              <w:pStyle w:val="af1"/>
            </w:pPr>
            <w:r>
              <w:tab/>
              <w:t>def ty=cordinate[2]</w:t>
            </w:r>
          </w:p>
          <w:p w14:paraId="30BB6B68" w14:textId="77777777" w:rsidR="00B46E6C" w:rsidRPr="00B46E6C" w:rsidRDefault="00B46E6C" w:rsidP="00B46E6C">
            <w:pPr>
              <w:pStyle w:val="af1"/>
              <w:rPr>
                <w:b/>
              </w:rPr>
            </w:pPr>
            <w:r>
              <w:tab/>
            </w:r>
            <w:r w:rsidRPr="00B46E6C">
              <w:rPr>
                <w:b/>
              </w:rPr>
              <w:t>def sys=new RegularSystem(bt,td,ty,0.05)</w:t>
            </w:r>
          </w:p>
          <w:p w14:paraId="2114312D" w14:textId="77777777" w:rsidR="00B46E6C" w:rsidRDefault="00B46E6C" w:rsidP="00B46E6C">
            <w:pPr>
              <w:pStyle w:val="af1"/>
            </w:pPr>
            <w:r>
              <w:tab/>
              <w:t>sys.simulate()</w:t>
            </w:r>
          </w:p>
          <w:p w14:paraId="1EAF4E43" w14:textId="77777777" w:rsidR="00B46E6C" w:rsidRDefault="00B46E6C" w:rsidP="00B46E6C">
            <w:pPr>
              <w:pStyle w:val="af1"/>
            </w:pPr>
            <w:r>
              <w:tab/>
              <w:t>def output=sys.output</w:t>
            </w:r>
          </w:p>
          <w:p w14:paraId="465A1BAF" w14:textId="77777777" w:rsidR="00B46E6C" w:rsidRDefault="00B46E6C" w:rsidP="00B46E6C">
            <w:pPr>
              <w:pStyle w:val="af1"/>
            </w:pPr>
            <w:r>
              <w:tab/>
              <w:t xml:space="preserve">return </w:t>
            </w:r>
            <w:r w:rsidR="00755C1B">
              <w:t>fitness(origin,output)</w:t>
            </w:r>
          </w:p>
          <w:p w14:paraId="09E4DD06" w14:textId="77777777" w:rsidR="00B46E6C" w:rsidRDefault="00B46E6C" w:rsidP="00B46E6C">
            <w:pPr>
              <w:pStyle w:val="af1"/>
            </w:pPr>
            <w:r>
              <w:t>},btRange,tdRange,tyRange)</w:t>
            </w:r>
          </w:p>
          <w:p w14:paraId="2BFFD77E" w14:textId="77777777" w:rsidR="00B46E6C" w:rsidRDefault="00B46E6C" w:rsidP="00B46E6C">
            <w:pPr>
              <w:pStyle w:val="af1"/>
            </w:pPr>
            <w:r>
              <w:t>u.configure(1000,</w:t>
            </w:r>
            <w:r w:rsidR="00866E0F">
              <w:rPr>
                <w:rFonts w:hint="eastAsia"/>
              </w:rPr>
              <w:t>5</w:t>
            </w:r>
            <w:r>
              <w:t>0)</w:t>
            </w:r>
          </w:p>
          <w:p w14:paraId="10FACBFA" w14:textId="77777777" w:rsidR="00B46E6C" w:rsidRDefault="00B46E6C" w:rsidP="00B46E6C">
            <w:pPr>
              <w:pStyle w:val="af1"/>
            </w:pPr>
            <w:r>
              <w:t>TestUtil.timeIt{ u.rockAndRoll(); }</w:t>
            </w:r>
          </w:p>
          <w:p w14:paraId="006FE913" w14:textId="77777777" w:rsidR="00B46E6C" w:rsidRDefault="00B46E6C" w:rsidP="00B46E6C">
            <w:pPr>
              <w:pStyle w:val="af1"/>
            </w:pPr>
          </w:p>
        </w:tc>
      </w:tr>
    </w:tbl>
    <w:p w14:paraId="0DD097E1" w14:textId="77777777"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14:paraId="165F44F1" w14:textId="77777777"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w:t>
      </w:r>
      <w:r w:rsidR="00D70963">
        <w:rPr>
          <w:rFonts w:hint="eastAsia"/>
        </w:rPr>
        <w:lastRenderedPageBreak/>
        <w:t>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14:paraId="5FE49FD9" w14:textId="77777777"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14:paraId="60D540EA" w14:textId="77777777"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tblGrid>
      <w:tr w:rsidR="00A03E8C" w14:paraId="1BA32175" w14:textId="77777777" w:rsidTr="00670667">
        <w:trPr>
          <w:jc w:val="center"/>
        </w:trPr>
        <w:tc>
          <w:tcPr>
            <w:tcW w:w="8188" w:type="dxa"/>
          </w:tcPr>
          <w:p w14:paraId="70283F3A" w14:textId="77777777" w:rsidR="00A03E8C" w:rsidRDefault="00A03E8C" w:rsidP="00A03E8C">
            <w:pPr>
              <w:pStyle w:val="af1"/>
            </w:pPr>
            <w:r>
              <w:t>RegularSys rs = new RegularSys(0.8, 3.36, 0.2, 0.05);</w:t>
            </w:r>
          </w:p>
          <w:p w14:paraId="530E7554" w14:textId="77777777" w:rsidR="00A03E8C" w:rsidRDefault="00A03E8C" w:rsidP="00A03E8C">
            <w:pPr>
              <w:pStyle w:val="af1"/>
            </w:pPr>
            <w:r>
              <w:t>rs.simulate();</w:t>
            </w:r>
          </w:p>
          <w:p w14:paraId="6CB7E8A9" w14:textId="77777777" w:rsidR="00A03E8C" w:rsidRDefault="00A03E8C" w:rsidP="00A03E8C">
            <w:pPr>
              <w:pStyle w:val="af1"/>
            </w:pPr>
            <w:r>
              <w:t>List&lt;Double&gt; origin = (List&lt;Double&gt;) rs.getOutput();</w:t>
            </w:r>
          </w:p>
          <w:p w14:paraId="666590BB" w14:textId="77777777" w:rsidR="00A03E8C" w:rsidRDefault="00A03E8C" w:rsidP="00A03E8C">
            <w:pPr>
              <w:pStyle w:val="af1"/>
            </w:pPr>
          </w:p>
          <w:p w14:paraId="616E4127" w14:textId="77777777" w:rsidR="00A03E8C" w:rsidRPr="00670667" w:rsidRDefault="00A03E8C" w:rsidP="00A03E8C">
            <w:pPr>
              <w:pStyle w:val="af1"/>
              <w:rPr>
                <w:b/>
              </w:rPr>
            </w:pPr>
            <w:r w:rsidRPr="00670667">
              <w:rPr>
                <w:b/>
              </w:rPr>
              <w:t>ThreadLocal&lt;RegularSys&gt; tr = new ThreadLocal&lt;RegularSys&gt;() {</w:t>
            </w:r>
          </w:p>
          <w:p w14:paraId="5DC67299" w14:textId="77777777" w:rsidR="00A03E8C" w:rsidRPr="00670667" w:rsidRDefault="00A03E8C" w:rsidP="00A03E8C">
            <w:pPr>
              <w:pStyle w:val="af1"/>
              <w:rPr>
                <w:b/>
              </w:rPr>
            </w:pPr>
            <w:r w:rsidRPr="00670667">
              <w:rPr>
                <w:b/>
              </w:rPr>
              <w:tab/>
              <w:t>@Override</w:t>
            </w:r>
          </w:p>
          <w:p w14:paraId="212733F9" w14:textId="77777777" w:rsidR="00A03E8C" w:rsidRPr="00670667" w:rsidRDefault="00A03E8C" w:rsidP="00A03E8C">
            <w:pPr>
              <w:pStyle w:val="af1"/>
              <w:rPr>
                <w:b/>
              </w:rPr>
            </w:pPr>
            <w:r w:rsidRPr="00670667">
              <w:rPr>
                <w:b/>
              </w:rPr>
              <w:tab/>
              <w:t>public RegularSys initialValue() {</w:t>
            </w:r>
          </w:p>
          <w:p w14:paraId="78018982" w14:textId="77777777" w:rsidR="00A03E8C" w:rsidRPr="00670667" w:rsidRDefault="00A03E8C" w:rsidP="00A03E8C">
            <w:pPr>
              <w:pStyle w:val="af1"/>
              <w:rPr>
                <w:b/>
              </w:rPr>
            </w:pPr>
            <w:r w:rsidRPr="00670667">
              <w:rPr>
                <w:b/>
              </w:rPr>
              <w:tab/>
            </w:r>
            <w:r w:rsidRPr="00670667">
              <w:rPr>
                <w:b/>
              </w:rPr>
              <w:tab/>
              <w:t>return new RegularSys(0.1, 0.1, 0.1, 0.1);</w:t>
            </w:r>
          </w:p>
          <w:p w14:paraId="6E0526F3" w14:textId="77777777" w:rsidR="00A03E8C" w:rsidRPr="00670667" w:rsidRDefault="00A03E8C" w:rsidP="00A03E8C">
            <w:pPr>
              <w:pStyle w:val="af1"/>
              <w:rPr>
                <w:b/>
              </w:rPr>
            </w:pPr>
            <w:r w:rsidRPr="00670667">
              <w:rPr>
                <w:b/>
              </w:rPr>
              <w:tab/>
              <w:t>}</w:t>
            </w:r>
          </w:p>
          <w:p w14:paraId="56B439AD" w14:textId="77777777" w:rsidR="00A03E8C" w:rsidRPr="00670667" w:rsidRDefault="00A03E8C" w:rsidP="00A03E8C">
            <w:pPr>
              <w:pStyle w:val="af1"/>
              <w:rPr>
                <w:b/>
              </w:rPr>
            </w:pPr>
            <w:r w:rsidRPr="00670667">
              <w:rPr>
                <w:b/>
              </w:rPr>
              <w:t>};</w:t>
            </w:r>
          </w:p>
          <w:p w14:paraId="5B15965C" w14:textId="77777777" w:rsidR="00A03E8C" w:rsidRPr="00A03E8C" w:rsidRDefault="00A03E8C" w:rsidP="00A03E8C">
            <w:pPr>
              <w:pStyle w:val="af1"/>
              <w:rPr>
                <w:b/>
              </w:rPr>
            </w:pPr>
            <w:r w:rsidRPr="00A03E8C">
              <w:rPr>
                <w:b/>
              </w:rPr>
              <w:t>ExecutorService es = Executors.newFixedThreadPool(4);</w:t>
            </w:r>
          </w:p>
          <w:p w14:paraId="66363291" w14:textId="77777777" w:rsidR="00A03E8C" w:rsidRDefault="00A03E8C" w:rsidP="00A03E8C">
            <w:pPr>
              <w:pStyle w:val="af1"/>
            </w:pPr>
          </w:p>
          <w:p w14:paraId="483EDB23" w14:textId="77777777" w:rsidR="00A03E8C" w:rsidRDefault="00A03E8C" w:rsidP="00A03E8C">
            <w:pPr>
              <w:pStyle w:val="af1"/>
            </w:pPr>
            <w:r>
              <w:t>ClassicGSA u = new ClassicGSA((cordinate) -&gt; {</w:t>
            </w:r>
          </w:p>
          <w:p w14:paraId="2E69AE39" w14:textId="77777777" w:rsidR="00A03E8C" w:rsidRDefault="00A03E8C" w:rsidP="00A03E8C">
            <w:pPr>
              <w:pStyle w:val="af1"/>
            </w:pPr>
            <w:r>
              <w:tab/>
              <w:t>double bt = cordinate[0];</w:t>
            </w:r>
          </w:p>
          <w:p w14:paraId="274D98C0" w14:textId="77777777" w:rsidR="00A03E8C" w:rsidRDefault="00A03E8C" w:rsidP="00A03E8C">
            <w:pPr>
              <w:pStyle w:val="af1"/>
            </w:pPr>
            <w:r>
              <w:tab/>
              <w:t>double td = cordinate[1];</w:t>
            </w:r>
          </w:p>
          <w:p w14:paraId="66E9C1A2" w14:textId="77777777" w:rsidR="00A03E8C" w:rsidRDefault="00A03E8C" w:rsidP="00A03E8C">
            <w:pPr>
              <w:pStyle w:val="af1"/>
            </w:pPr>
            <w:r>
              <w:tab/>
              <w:t>double ty = cordinate[2];</w:t>
            </w:r>
          </w:p>
          <w:p w14:paraId="30B6536C" w14:textId="77777777" w:rsidR="00A03E8C" w:rsidRDefault="00A03E8C" w:rsidP="00A03E8C">
            <w:pPr>
              <w:pStyle w:val="af1"/>
            </w:pPr>
            <w:r>
              <w:tab/>
              <w:t>List&lt;Double&gt; output = null;</w:t>
            </w:r>
          </w:p>
          <w:p w14:paraId="5DAB1B77" w14:textId="77777777" w:rsidR="00A03E8C" w:rsidRDefault="00A03E8C" w:rsidP="00A03E8C">
            <w:pPr>
              <w:pStyle w:val="af1"/>
            </w:pPr>
          </w:p>
          <w:p w14:paraId="08499E24" w14:textId="77777777" w:rsidR="00A03E8C" w:rsidRPr="00670667" w:rsidRDefault="00A03E8C" w:rsidP="00A03E8C">
            <w:pPr>
              <w:pStyle w:val="af1"/>
              <w:rPr>
                <w:b/>
              </w:rPr>
            </w:pPr>
            <w:r>
              <w:tab/>
            </w:r>
            <w:r w:rsidRPr="00670667">
              <w:rPr>
                <w:b/>
              </w:rPr>
              <w:t xml:space="preserve">Future&lt;List&lt;Double&gt;&gt; f = </w:t>
            </w:r>
          </w:p>
          <w:p w14:paraId="0B4492DD" w14:textId="77777777" w:rsidR="00A03E8C" w:rsidRPr="00670667" w:rsidRDefault="00A03E8C" w:rsidP="00A03E8C">
            <w:pPr>
              <w:pStyle w:val="af1"/>
              <w:rPr>
                <w:b/>
              </w:rPr>
            </w:pPr>
            <w:r w:rsidRPr="00670667">
              <w:rPr>
                <w:b/>
              </w:rPr>
              <w:tab/>
            </w:r>
            <w:r w:rsidRPr="00670667">
              <w:rPr>
                <w:b/>
              </w:rPr>
              <w:tab/>
              <w:t>es.submit(new Callable&lt;List&lt;Double&gt;&gt;() {</w:t>
            </w:r>
          </w:p>
          <w:p w14:paraId="60C2DC35" w14:textId="77777777" w:rsidR="00A03E8C" w:rsidRDefault="00A03E8C" w:rsidP="00A03E8C">
            <w:pPr>
              <w:pStyle w:val="af1"/>
            </w:pPr>
            <w:r>
              <w:tab/>
              <w:t>@Override</w:t>
            </w:r>
          </w:p>
          <w:p w14:paraId="2E86D8BD" w14:textId="77777777" w:rsidR="00A03E8C" w:rsidRDefault="00A03E8C" w:rsidP="00A03E8C">
            <w:pPr>
              <w:pStyle w:val="af1"/>
            </w:pPr>
            <w:r>
              <w:tab/>
              <w:t>public List&lt;Double&gt; call() throws Exception {</w:t>
            </w:r>
          </w:p>
          <w:p w14:paraId="06358B54" w14:textId="77777777" w:rsidR="00A03E8C" w:rsidRPr="00670667" w:rsidRDefault="00A03E8C" w:rsidP="00A03E8C">
            <w:pPr>
              <w:pStyle w:val="af1"/>
              <w:rPr>
                <w:b/>
              </w:rPr>
            </w:pPr>
            <w:r>
              <w:tab/>
            </w:r>
            <w:r>
              <w:tab/>
            </w:r>
            <w:r w:rsidRPr="00670667">
              <w:rPr>
                <w:b/>
              </w:rPr>
              <w:t>RegularSys sys = tr.get();</w:t>
            </w:r>
          </w:p>
          <w:p w14:paraId="4F2EBFA0" w14:textId="77777777" w:rsidR="00A03E8C" w:rsidRPr="00670667" w:rsidRDefault="00A03E8C" w:rsidP="00A03E8C">
            <w:pPr>
              <w:pStyle w:val="af1"/>
              <w:rPr>
                <w:b/>
              </w:rPr>
            </w:pPr>
            <w:r w:rsidRPr="00670667">
              <w:rPr>
                <w:b/>
              </w:rPr>
              <w:tab/>
            </w:r>
            <w:r w:rsidRPr="00670667">
              <w:rPr>
                <w:b/>
              </w:rPr>
              <w:tab/>
              <w:t>sys.reset(bt, td, ty, 0.05);</w:t>
            </w:r>
          </w:p>
          <w:p w14:paraId="4F7A3A1C" w14:textId="77777777" w:rsidR="00A03E8C" w:rsidRDefault="00A03E8C" w:rsidP="00A03E8C">
            <w:pPr>
              <w:pStyle w:val="af1"/>
            </w:pPr>
            <w:r>
              <w:tab/>
            </w:r>
            <w:r>
              <w:tab/>
              <w:t>sys.simulate();</w:t>
            </w:r>
          </w:p>
          <w:p w14:paraId="1F142DF9" w14:textId="77777777" w:rsidR="00A03E8C" w:rsidRDefault="00A03E8C" w:rsidP="00A03E8C">
            <w:pPr>
              <w:pStyle w:val="af1"/>
            </w:pPr>
            <w:r>
              <w:tab/>
            </w:r>
            <w:r>
              <w:tab/>
              <w:t>List&lt;Double&gt; out = sys.getOutput();</w:t>
            </w:r>
          </w:p>
          <w:p w14:paraId="64346F37" w14:textId="77777777"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14:paraId="4A9B6EF1" w14:textId="77777777" w:rsidR="00A03E8C" w:rsidRDefault="00A03E8C" w:rsidP="00A03E8C">
            <w:pPr>
              <w:pStyle w:val="af1"/>
            </w:pPr>
            <w:r>
              <w:tab/>
            </w:r>
            <w:r>
              <w:tab/>
              <w:t>return res;</w:t>
            </w:r>
          </w:p>
          <w:p w14:paraId="47FBE4D9" w14:textId="77777777" w:rsidR="00A03E8C" w:rsidRDefault="00A03E8C" w:rsidP="00A03E8C">
            <w:pPr>
              <w:pStyle w:val="af1"/>
            </w:pPr>
            <w:r>
              <w:tab/>
              <w:t>}});</w:t>
            </w:r>
          </w:p>
          <w:p w14:paraId="258735BF" w14:textId="77777777" w:rsidR="00A03E8C" w:rsidRPr="00670667" w:rsidRDefault="00A03E8C" w:rsidP="00A03E8C">
            <w:pPr>
              <w:pStyle w:val="af1"/>
              <w:rPr>
                <w:b/>
              </w:rPr>
            </w:pPr>
            <w:r>
              <w:tab/>
            </w:r>
            <w:r w:rsidRPr="00670667">
              <w:rPr>
                <w:b/>
              </w:rPr>
              <w:t>try {</w:t>
            </w:r>
          </w:p>
          <w:p w14:paraId="4F259CDA" w14:textId="77777777" w:rsidR="00A03E8C" w:rsidRPr="00670667" w:rsidRDefault="00A03E8C" w:rsidP="00A03E8C">
            <w:pPr>
              <w:pStyle w:val="af1"/>
              <w:rPr>
                <w:b/>
              </w:rPr>
            </w:pPr>
            <w:r w:rsidRPr="00670667">
              <w:rPr>
                <w:b/>
              </w:rPr>
              <w:tab/>
            </w:r>
            <w:r w:rsidRPr="00670667">
              <w:rPr>
                <w:b/>
              </w:rPr>
              <w:tab/>
              <w:t>output = f.get();</w:t>
            </w:r>
          </w:p>
          <w:p w14:paraId="70FF476F" w14:textId="77777777" w:rsidR="00A03E8C" w:rsidRPr="00670667" w:rsidRDefault="00A03E8C" w:rsidP="00A03E8C">
            <w:pPr>
              <w:pStyle w:val="af1"/>
              <w:rPr>
                <w:b/>
              </w:rPr>
            </w:pPr>
            <w:r w:rsidRPr="00670667">
              <w:rPr>
                <w:b/>
              </w:rPr>
              <w:tab/>
              <w:t>} catch (InterruptedException | ExecutionException e) {</w:t>
            </w:r>
          </w:p>
          <w:p w14:paraId="0C647147" w14:textId="77777777" w:rsidR="00A03E8C" w:rsidRPr="00670667" w:rsidRDefault="00A03E8C" w:rsidP="00A03E8C">
            <w:pPr>
              <w:pStyle w:val="af1"/>
              <w:rPr>
                <w:b/>
              </w:rPr>
            </w:pPr>
            <w:r w:rsidRPr="00670667">
              <w:rPr>
                <w:b/>
              </w:rPr>
              <w:tab/>
            </w:r>
            <w:r w:rsidRPr="00670667">
              <w:rPr>
                <w:b/>
              </w:rPr>
              <w:tab/>
              <w:t>e.printStackTrace();</w:t>
            </w:r>
          </w:p>
          <w:p w14:paraId="045A5F54" w14:textId="77777777" w:rsidR="00A03E8C" w:rsidRPr="00670667" w:rsidRDefault="00A03E8C" w:rsidP="00A03E8C">
            <w:pPr>
              <w:pStyle w:val="af1"/>
              <w:rPr>
                <w:b/>
              </w:rPr>
            </w:pPr>
            <w:r w:rsidRPr="00670667">
              <w:rPr>
                <w:b/>
              </w:rPr>
              <w:tab/>
              <w:t>}</w:t>
            </w:r>
          </w:p>
          <w:p w14:paraId="1A07C547" w14:textId="77777777" w:rsidR="00A03E8C" w:rsidRDefault="00A03E8C" w:rsidP="00A03E8C">
            <w:pPr>
              <w:pStyle w:val="af1"/>
            </w:pPr>
            <w:r>
              <w:tab/>
              <w:t>return fitness(origin, output);</w:t>
            </w:r>
          </w:p>
          <w:p w14:paraId="3727EB44" w14:textId="77777777" w:rsidR="00670667" w:rsidRDefault="00A03E8C" w:rsidP="00A03E8C">
            <w:pPr>
              <w:pStyle w:val="af1"/>
            </w:pPr>
            <w:r>
              <w:t xml:space="preserve">}, Arrays.asList(Range.of(0.001, 1), </w:t>
            </w:r>
          </w:p>
          <w:p w14:paraId="11796B92" w14:textId="77777777" w:rsidR="00A03E8C" w:rsidRDefault="00670667" w:rsidP="00A03E8C">
            <w:pPr>
              <w:pStyle w:val="af1"/>
            </w:pPr>
            <w:r>
              <w:tab/>
            </w:r>
            <w:r>
              <w:tab/>
            </w:r>
            <w:r w:rsidR="00A03E8C">
              <w:t>Range.of(0.001, 5), Range.of(0.001, 1)));</w:t>
            </w:r>
          </w:p>
          <w:p w14:paraId="7A2067AC" w14:textId="77777777" w:rsidR="00A03E8C" w:rsidRDefault="00A03E8C" w:rsidP="00A03E8C">
            <w:pPr>
              <w:pStyle w:val="af1"/>
            </w:pPr>
          </w:p>
          <w:p w14:paraId="4836350F" w14:textId="77777777" w:rsidR="00A03E8C" w:rsidRDefault="00A03E8C" w:rsidP="00A03E8C">
            <w:pPr>
              <w:pStyle w:val="af1"/>
            </w:pPr>
            <w:r>
              <w:t>u.configure(1000, 50);</w:t>
            </w:r>
          </w:p>
          <w:p w14:paraId="629E58CA" w14:textId="77777777" w:rsidR="00A03E8C" w:rsidRDefault="00A03E8C" w:rsidP="00A03E8C">
            <w:pPr>
              <w:pStyle w:val="af1"/>
            </w:pPr>
            <w:r>
              <w:t>u.rockAndRoll();</w:t>
            </w:r>
          </w:p>
          <w:p w14:paraId="6FC11D23" w14:textId="77777777" w:rsidR="00A03E8C" w:rsidRDefault="00A03E8C" w:rsidP="00A03E8C">
            <w:pPr>
              <w:pStyle w:val="af1"/>
            </w:pPr>
          </w:p>
          <w:p w14:paraId="5E87CD29" w14:textId="77777777" w:rsidR="00A03E8C" w:rsidRPr="00670667" w:rsidRDefault="00A03E8C" w:rsidP="00A03E8C">
            <w:pPr>
              <w:pStyle w:val="af1"/>
              <w:rPr>
                <w:b/>
              </w:rPr>
            </w:pPr>
            <w:r w:rsidRPr="00670667">
              <w:rPr>
                <w:b/>
              </w:rPr>
              <w:t>try {</w:t>
            </w:r>
          </w:p>
          <w:p w14:paraId="1AD68B11" w14:textId="77777777" w:rsidR="00A03E8C" w:rsidRPr="00670667" w:rsidRDefault="00A03E8C" w:rsidP="00A03E8C">
            <w:pPr>
              <w:pStyle w:val="af1"/>
              <w:rPr>
                <w:b/>
              </w:rPr>
            </w:pPr>
            <w:r w:rsidRPr="00670667">
              <w:rPr>
                <w:b/>
              </w:rPr>
              <w:tab/>
              <w:t>es.awaitTermination(1, TimeUnit.SECONDS);</w:t>
            </w:r>
          </w:p>
          <w:p w14:paraId="33A1D79B" w14:textId="77777777" w:rsidR="00A03E8C" w:rsidRPr="00670667" w:rsidRDefault="00A03E8C" w:rsidP="00A03E8C">
            <w:pPr>
              <w:pStyle w:val="af1"/>
              <w:rPr>
                <w:b/>
              </w:rPr>
            </w:pPr>
            <w:r w:rsidRPr="00670667">
              <w:rPr>
                <w:b/>
              </w:rPr>
              <w:t>} catch (InterruptedException e) {</w:t>
            </w:r>
          </w:p>
          <w:p w14:paraId="62D91346" w14:textId="77777777" w:rsidR="00A03E8C" w:rsidRPr="00670667" w:rsidRDefault="00A03E8C" w:rsidP="00A03E8C">
            <w:pPr>
              <w:pStyle w:val="af1"/>
              <w:rPr>
                <w:b/>
              </w:rPr>
            </w:pPr>
            <w:r w:rsidRPr="00670667">
              <w:rPr>
                <w:b/>
              </w:rPr>
              <w:tab/>
              <w:t>e.printStackTrace();</w:t>
            </w:r>
          </w:p>
          <w:p w14:paraId="3CC54696" w14:textId="77777777" w:rsidR="00A03E8C" w:rsidRPr="00670667" w:rsidRDefault="00A03E8C" w:rsidP="00A03E8C">
            <w:pPr>
              <w:pStyle w:val="af1"/>
              <w:rPr>
                <w:b/>
              </w:rPr>
            </w:pPr>
            <w:r w:rsidRPr="00670667">
              <w:rPr>
                <w:b/>
              </w:rPr>
              <w:t>}</w:t>
            </w:r>
          </w:p>
          <w:p w14:paraId="7731C061" w14:textId="77777777" w:rsidR="00A03E8C" w:rsidRPr="00670667" w:rsidRDefault="00A03E8C" w:rsidP="00A03E8C">
            <w:pPr>
              <w:pStyle w:val="af1"/>
              <w:rPr>
                <w:b/>
              </w:rPr>
            </w:pPr>
            <w:r w:rsidRPr="00670667">
              <w:rPr>
                <w:b/>
              </w:rPr>
              <w:t>es.shutdown();</w:t>
            </w:r>
          </w:p>
          <w:p w14:paraId="4AAE4BEA" w14:textId="77777777" w:rsidR="00A03E8C" w:rsidRDefault="00A03E8C" w:rsidP="00A03E8C">
            <w:pPr>
              <w:pStyle w:val="af1"/>
            </w:pPr>
          </w:p>
        </w:tc>
      </w:tr>
    </w:tbl>
    <w:p w14:paraId="5C4749FD" w14:textId="77777777" w:rsidR="00D06CE6" w:rsidRDefault="003A0958" w:rsidP="003A0958">
      <w:pPr>
        <w:pStyle w:val="3"/>
      </w:pPr>
      <w:r>
        <w:lastRenderedPageBreak/>
        <w:t>7.3.3</w:t>
      </w:r>
      <w:r>
        <w:rPr>
          <w:rFonts w:hint="eastAsia"/>
        </w:rPr>
        <w:t>参数辨识的结果</w:t>
      </w:r>
    </w:p>
    <w:p w14:paraId="35EE4980" w14:textId="77777777"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14:paraId="11867E22" w14:textId="77777777"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1035" w:author="周建中" w:date="2017-05-08T17:18:00Z">
          <w:tblPr>
            <w:tblStyle w:val="a4"/>
            <w:tblW w:w="4286" w:type="pct"/>
            <w:jc w:val="center"/>
            <w:tblLook w:val="04A0" w:firstRow="1" w:lastRow="0" w:firstColumn="1" w:lastColumn="0" w:noHBand="0" w:noVBand="1"/>
          </w:tblPr>
        </w:tblPrChange>
      </w:tblPr>
      <w:tblGrid>
        <w:gridCol w:w="1241"/>
        <w:gridCol w:w="1561"/>
        <w:gridCol w:w="1747"/>
        <w:gridCol w:w="1419"/>
        <w:gridCol w:w="1701"/>
        <w:tblGridChange w:id="1036">
          <w:tblGrid>
            <w:gridCol w:w="1241"/>
            <w:gridCol w:w="1561"/>
            <w:gridCol w:w="1747"/>
            <w:gridCol w:w="1419"/>
            <w:gridCol w:w="1701"/>
          </w:tblGrid>
        </w:tblGridChange>
      </w:tblGrid>
      <w:tr w:rsidR="00905981" w14:paraId="6424C6CA" w14:textId="77777777" w:rsidTr="00D53831">
        <w:trPr>
          <w:trHeight w:val="325"/>
          <w:jc w:val="center"/>
          <w:trPrChange w:id="1037" w:author="周建中" w:date="2017-05-08T17:18:00Z">
            <w:trPr>
              <w:trHeight w:val="325"/>
              <w:jc w:val="center"/>
            </w:trPr>
          </w:trPrChange>
        </w:trPr>
        <w:tc>
          <w:tcPr>
            <w:tcW w:w="809" w:type="pct"/>
            <w:vAlign w:val="center"/>
            <w:tcPrChange w:id="1038" w:author="周建中" w:date="2017-05-08T17:18:00Z">
              <w:tcPr>
                <w:tcW w:w="809" w:type="pct"/>
                <w:vAlign w:val="center"/>
              </w:tcPr>
            </w:tcPrChange>
          </w:tcPr>
          <w:p w14:paraId="6FA18E87" w14:textId="77777777" w:rsidR="00905981" w:rsidRPr="00D53831" w:rsidRDefault="00905981" w:rsidP="00D53831">
            <w:pPr>
              <w:spacing w:beforeLines="20" w:before="48" w:afterLines="20" w:after="48" w:line="240" w:lineRule="auto"/>
              <w:ind w:firstLineChars="0" w:firstLine="0"/>
              <w:jc w:val="center"/>
              <w:rPr>
                <w:rFonts w:ascii="黑体" w:eastAsia="黑体" w:hAnsi="黑体"/>
                <w:rPrChange w:id="1039" w:author="周建中" w:date="2017-05-08T17:17:00Z">
                  <w:rPr/>
                </w:rPrChange>
              </w:rPr>
              <w:pPrChange w:id="1040" w:author="周建中" w:date="2017-05-08T17:17:00Z">
                <w:pPr>
                  <w:ind w:firstLineChars="0" w:firstLine="0"/>
                  <w:jc w:val="center"/>
                </w:pPr>
              </w:pPrChange>
            </w:pPr>
            <w:r w:rsidRPr="00D53831">
              <w:rPr>
                <w:rFonts w:ascii="黑体" w:eastAsia="黑体" w:hAnsi="黑体" w:hint="eastAsia"/>
                <w:rPrChange w:id="1041" w:author="周建中" w:date="2017-05-08T17:17:00Z">
                  <w:rPr>
                    <w:rFonts w:hint="eastAsia"/>
                  </w:rPr>
                </w:rPrChange>
              </w:rPr>
              <w:t>参数</w:t>
            </w:r>
          </w:p>
        </w:tc>
        <w:tc>
          <w:tcPr>
            <w:tcW w:w="1018" w:type="pct"/>
            <w:vAlign w:val="center"/>
            <w:tcPrChange w:id="1042" w:author="周建中" w:date="2017-05-08T17:18:00Z">
              <w:tcPr>
                <w:tcW w:w="1018" w:type="pct"/>
                <w:vAlign w:val="center"/>
              </w:tcPr>
            </w:tcPrChange>
          </w:tcPr>
          <w:p w14:paraId="23E5C961" w14:textId="77777777" w:rsidR="00905981" w:rsidRPr="00D53831" w:rsidRDefault="00905981" w:rsidP="00D53831">
            <w:pPr>
              <w:spacing w:beforeLines="20" w:before="48" w:afterLines="20" w:after="48" w:line="240" w:lineRule="auto"/>
              <w:ind w:firstLineChars="0" w:firstLine="0"/>
              <w:jc w:val="center"/>
              <w:rPr>
                <w:rFonts w:ascii="黑体" w:eastAsia="黑体" w:hAnsi="黑体"/>
                <w:rPrChange w:id="1043" w:author="周建中" w:date="2017-05-08T17:17:00Z">
                  <w:rPr/>
                </w:rPrChange>
              </w:rPr>
              <w:pPrChange w:id="1044" w:author="周建中" w:date="2017-05-08T17:17:00Z">
                <w:pPr>
                  <w:ind w:firstLineChars="0" w:firstLine="0"/>
                  <w:jc w:val="center"/>
                </w:pPr>
              </w:pPrChange>
            </w:pPr>
            <w:r w:rsidRPr="00D53831">
              <w:rPr>
                <w:rFonts w:ascii="黑体" w:eastAsia="黑体" w:hAnsi="黑体" w:hint="eastAsia"/>
                <w:rPrChange w:id="1045" w:author="周建中" w:date="2017-05-08T17:17:00Z">
                  <w:rPr>
                    <w:rFonts w:hint="eastAsia"/>
                  </w:rPr>
                </w:rPrChange>
              </w:rPr>
              <w:t>准确值</w:t>
            </w:r>
          </w:p>
        </w:tc>
        <w:tc>
          <w:tcPr>
            <w:tcW w:w="1139" w:type="pct"/>
            <w:vAlign w:val="center"/>
            <w:tcPrChange w:id="1046" w:author="周建中" w:date="2017-05-08T17:18:00Z">
              <w:tcPr>
                <w:tcW w:w="1139" w:type="pct"/>
                <w:vAlign w:val="center"/>
              </w:tcPr>
            </w:tcPrChange>
          </w:tcPr>
          <w:p w14:paraId="416B5D4A" w14:textId="77777777" w:rsidR="00905981" w:rsidRPr="00D53831" w:rsidRDefault="00905981" w:rsidP="00D53831">
            <w:pPr>
              <w:spacing w:beforeLines="20" w:before="48" w:afterLines="20" w:after="48" w:line="240" w:lineRule="auto"/>
              <w:ind w:firstLineChars="0" w:firstLine="0"/>
              <w:jc w:val="center"/>
              <w:rPr>
                <w:rFonts w:ascii="黑体" w:eastAsia="黑体" w:hAnsi="黑体"/>
                <w:rPrChange w:id="1047" w:author="周建中" w:date="2017-05-08T17:17:00Z">
                  <w:rPr/>
                </w:rPrChange>
              </w:rPr>
              <w:pPrChange w:id="1048" w:author="周建中" w:date="2017-05-08T17:17:00Z">
                <w:pPr>
                  <w:ind w:firstLineChars="0" w:firstLine="0"/>
                  <w:jc w:val="center"/>
                </w:pPr>
              </w:pPrChange>
            </w:pPr>
            <w:r w:rsidRPr="00D53831">
              <w:rPr>
                <w:rFonts w:ascii="黑体" w:eastAsia="黑体" w:hAnsi="黑体" w:hint="eastAsia"/>
                <w:rPrChange w:id="1049" w:author="周建中" w:date="2017-05-08T17:17:00Z">
                  <w:rPr>
                    <w:rFonts w:hint="eastAsia"/>
                  </w:rPr>
                </w:rPrChange>
              </w:rPr>
              <w:t>搜索范围</w:t>
            </w:r>
          </w:p>
        </w:tc>
        <w:tc>
          <w:tcPr>
            <w:tcW w:w="925" w:type="pct"/>
            <w:vAlign w:val="center"/>
            <w:tcPrChange w:id="1050" w:author="周建中" w:date="2017-05-08T17:18:00Z">
              <w:tcPr>
                <w:tcW w:w="925" w:type="pct"/>
                <w:vAlign w:val="center"/>
              </w:tcPr>
            </w:tcPrChange>
          </w:tcPr>
          <w:p w14:paraId="4EE6AB8F" w14:textId="77777777" w:rsidR="00905981" w:rsidRPr="00D53831" w:rsidRDefault="00905981" w:rsidP="00D53831">
            <w:pPr>
              <w:spacing w:beforeLines="20" w:before="48" w:afterLines="20" w:after="48" w:line="240" w:lineRule="auto"/>
              <w:ind w:firstLineChars="0" w:firstLine="0"/>
              <w:jc w:val="center"/>
              <w:rPr>
                <w:rFonts w:ascii="黑体" w:eastAsia="黑体" w:hAnsi="黑体"/>
                <w:rPrChange w:id="1051" w:author="周建中" w:date="2017-05-08T17:17:00Z">
                  <w:rPr/>
                </w:rPrChange>
              </w:rPr>
              <w:pPrChange w:id="1052" w:author="周建中" w:date="2017-05-08T17:17:00Z">
                <w:pPr>
                  <w:ind w:firstLineChars="0" w:firstLine="0"/>
                  <w:jc w:val="center"/>
                </w:pPr>
              </w:pPrChange>
            </w:pPr>
            <w:r w:rsidRPr="00D53831">
              <w:rPr>
                <w:rFonts w:ascii="黑体" w:eastAsia="黑体" w:hAnsi="黑体" w:hint="eastAsia"/>
                <w:rPrChange w:id="1053" w:author="周建中" w:date="2017-05-08T17:17:00Z">
                  <w:rPr>
                    <w:rFonts w:hint="eastAsia"/>
                  </w:rPr>
                </w:rPrChange>
              </w:rPr>
              <w:t>搜索结果</w:t>
            </w:r>
          </w:p>
        </w:tc>
        <w:tc>
          <w:tcPr>
            <w:tcW w:w="1110" w:type="pct"/>
            <w:vAlign w:val="center"/>
            <w:tcPrChange w:id="1054" w:author="周建中" w:date="2017-05-08T17:18:00Z">
              <w:tcPr>
                <w:tcW w:w="1110" w:type="pct"/>
                <w:vAlign w:val="center"/>
              </w:tcPr>
            </w:tcPrChange>
          </w:tcPr>
          <w:p w14:paraId="02507853" w14:textId="77777777" w:rsidR="00905981" w:rsidRPr="00D53831" w:rsidRDefault="00905981" w:rsidP="00D53831">
            <w:pPr>
              <w:spacing w:beforeLines="20" w:before="48" w:afterLines="20" w:after="48" w:line="240" w:lineRule="auto"/>
              <w:ind w:firstLineChars="0" w:firstLine="0"/>
              <w:jc w:val="center"/>
              <w:rPr>
                <w:rFonts w:ascii="黑体" w:eastAsia="黑体" w:hAnsi="黑体"/>
                <w:rPrChange w:id="1055" w:author="周建中" w:date="2017-05-08T17:17:00Z">
                  <w:rPr/>
                </w:rPrChange>
              </w:rPr>
              <w:pPrChange w:id="1056" w:author="周建中" w:date="2017-05-08T17:17:00Z">
                <w:pPr>
                  <w:ind w:firstLineChars="0" w:firstLine="0"/>
                  <w:jc w:val="center"/>
                </w:pPr>
              </w:pPrChange>
            </w:pPr>
            <w:r w:rsidRPr="00D53831">
              <w:rPr>
                <w:rFonts w:ascii="黑体" w:eastAsia="黑体" w:hAnsi="黑体" w:hint="eastAsia"/>
                <w:rPrChange w:id="1057" w:author="周建中" w:date="2017-05-08T17:17:00Z">
                  <w:rPr>
                    <w:rFonts w:hint="eastAsia"/>
                  </w:rPr>
                </w:rPrChange>
              </w:rPr>
              <w:t>误差百分比</w:t>
            </w:r>
          </w:p>
        </w:tc>
      </w:tr>
      <w:tr w:rsidR="00905981" w14:paraId="2BC39878" w14:textId="77777777" w:rsidTr="00D53831">
        <w:trPr>
          <w:jc w:val="center"/>
          <w:trPrChange w:id="1058" w:author="周建中" w:date="2017-05-08T17:18:00Z">
            <w:trPr>
              <w:jc w:val="center"/>
            </w:trPr>
          </w:trPrChange>
        </w:trPr>
        <w:tc>
          <w:tcPr>
            <w:tcW w:w="809" w:type="pct"/>
            <w:vAlign w:val="center"/>
            <w:tcPrChange w:id="1059" w:author="周建中" w:date="2017-05-08T17:18:00Z">
              <w:tcPr>
                <w:tcW w:w="809" w:type="pct"/>
                <w:vAlign w:val="center"/>
              </w:tcPr>
            </w:tcPrChange>
          </w:tcPr>
          <w:p w14:paraId="71EB2DE4" w14:textId="77777777" w:rsidR="00905981" w:rsidRDefault="00943940" w:rsidP="00D53831">
            <w:pPr>
              <w:spacing w:beforeLines="20" w:before="48" w:afterLines="20" w:after="48" w:line="240" w:lineRule="auto"/>
              <w:ind w:firstLineChars="0" w:firstLine="0"/>
              <w:jc w:val="center"/>
              <w:pPrChange w:id="1060" w:author="周建中" w:date="2017-05-08T17:17:00Z">
                <w:pPr>
                  <w:ind w:firstLineChars="0" w:firstLine="0"/>
                  <w:jc w:val="center"/>
                </w:pPr>
              </w:pPrChange>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Change w:id="1061" w:author="周建中" w:date="2017-05-08T17:18:00Z">
              <w:tcPr>
                <w:tcW w:w="1018" w:type="pct"/>
                <w:vAlign w:val="center"/>
              </w:tcPr>
            </w:tcPrChange>
          </w:tcPr>
          <w:p w14:paraId="664C73FE" w14:textId="77777777" w:rsidR="00905981" w:rsidRDefault="00905981" w:rsidP="00D53831">
            <w:pPr>
              <w:spacing w:beforeLines="20" w:before="48" w:afterLines="20" w:after="48" w:line="240" w:lineRule="auto"/>
              <w:ind w:firstLineChars="0" w:firstLine="0"/>
              <w:jc w:val="center"/>
              <w:pPrChange w:id="1062" w:author="周建中" w:date="2017-05-08T17:17:00Z">
                <w:pPr>
                  <w:ind w:firstLineChars="0" w:firstLine="0"/>
                  <w:jc w:val="center"/>
                </w:pPr>
              </w:pPrChange>
            </w:pPr>
            <w:r>
              <w:rPr>
                <w:rFonts w:hint="eastAsia"/>
              </w:rPr>
              <w:t>0.8</w:t>
            </w:r>
          </w:p>
        </w:tc>
        <w:tc>
          <w:tcPr>
            <w:tcW w:w="1139" w:type="pct"/>
            <w:vAlign w:val="center"/>
            <w:tcPrChange w:id="1063" w:author="周建中" w:date="2017-05-08T17:18:00Z">
              <w:tcPr>
                <w:tcW w:w="1139" w:type="pct"/>
                <w:vAlign w:val="center"/>
              </w:tcPr>
            </w:tcPrChange>
          </w:tcPr>
          <w:p w14:paraId="1E0AD455" w14:textId="77777777" w:rsidR="00905981" w:rsidRDefault="00BD6495" w:rsidP="00D53831">
            <w:pPr>
              <w:spacing w:beforeLines="20" w:before="48" w:afterLines="20" w:after="48" w:line="240" w:lineRule="auto"/>
              <w:ind w:firstLineChars="0" w:firstLine="0"/>
              <w:jc w:val="center"/>
              <w:pPrChange w:id="1064" w:author="周建中" w:date="2017-05-08T17:17:00Z">
                <w:pPr>
                  <w:ind w:firstLineChars="0" w:firstLine="0"/>
                  <w:jc w:val="center"/>
                </w:pPr>
              </w:pPrChange>
            </w:pPr>
            <w:r>
              <w:rPr>
                <w:rFonts w:hint="eastAsia"/>
              </w:rPr>
              <w:t>[0, 1]</w:t>
            </w:r>
          </w:p>
        </w:tc>
        <w:tc>
          <w:tcPr>
            <w:tcW w:w="925" w:type="pct"/>
            <w:vAlign w:val="center"/>
            <w:tcPrChange w:id="1065" w:author="周建中" w:date="2017-05-08T17:18:00Z">
              <w:tcPr>
                <w:tcW w:w="925" w:type="pct"/>
                <w:vAlign w:val="center"/>
              </w:tcPr>
            </w:tcPrChange>
          </w:tcPr>
          <w:p w14:paraId="20807A6D" w14:textId="77777777" w:rsidR="00905981" w:rsidRDefault="00AD5F74" w:rsidP="00D53831">
            <w:pPr>
              <w:spacing w:beforeLines="20" w:before="48" w:afterLines="20" w:after="48" w:line="240" w:lineRule="auto"/>
              <w:ind w:firstLineChars="0" w:firstLine="0"/>
              <w:jc w:val="center"/>
              <w:pPrChange w:id="1066" w:author="周建中" w:date="2017-05-08T17:17:00Z">
                <w:pPr>
                  <w:ind w:firstLineChars="0" w:firstLine="0"/>
                  <w:jc w:val="center"/>
                </w:pPr>
              </w:pPrChange>
            </w:pPr>
            <w:r w:rsidRPr="00AD5F74">
              <w:t>0.8</w:t>
            </w:r>
          </w:p>
        </w:tc>
        <w:tc>
          <w:tcPr>
            <w:tcW w:w="1110" w:type="pct"/>
            <w:vAlign w:val="center"/>
            <w:tcPrChange w:id="1067" w:author="周建中" w:date="2017-05-08T17:18:00Z">
              <w:tcPr>
                <w:tcW w:w="1110" w:type="pct"/>
                <w:vAlign w:val="center"/>
              </w:tcPr>
            </w:tcPrChange>
          </w:tcPr>
          <w:p w14:paraId="7BE56E40" w14:textId="77777777" w:rsidR="00905981" w:rsidRDefault="009B4818" w:rsidP="00D53831">
            <w:pPr>
              <w:spacing w:beforeLines="20" w:before="48" w:afterLines="20" w:after="48" w:line="240" w:lineRule="auto"/>
              <w:ind w:firstLineChars="0" w:firstLine="0"/>
              <w:jc w:val="center"/>
              <w:pPrChange w:id="1068" w:author="周建中" w:date="2017-05-08T17:17:00Z">
                <w:pPr>
                  <w:ind w:firstLineChars="0" w:firstLine="0"/>
                  <w:jc w:val="center"/>
                </w:pPr>
              </w:pPrChange>
            </w:pPr>
            <w:r>
              <w:rPr>
                <w:rFonts w:hint="eastAsia"/>
              </w:rPr>
              <w:t>0.0</w:t>
            </w:r>
            <w:r w:rsidR="00AD5F74">
              <w:rPr>
                <w:rFonts w:hint="eastAsia"/>
              </w:rPr>
              <w:t>%</w:t>
            </w:r>
          </w:p>
        </w:tc>
      </w:tr>
      <w:tr w:rsidR="00905981" w14:paraId="7FD4F517" w14:textId="77777777" w:rsidTr="00D53831">
        <w:trPr>
          <w:jc w:val="center"/>
          <w:trPrChange w:id="1069" w:author="周建中" w:date="2017-05-08T17:18:00Z">
            <w:trPr>
              <w:jc w:val="center"/>
            </w:trPr>
          </w:trPrChange>
        </w:trPr>
        <w:tc>
          <w:tcPr>
            <w:tcW w:w="809" w:type="pct"/>
            <w:vAlign w:val="center"/>
            <w:tcPrChange w:id="1070" w:author="周建中" w:date="2017-05-08T17:18:00Z">
              <w:tcPr>
                <w:tcW w:w="809" w:type="pct"/>
                <w:vAlign w:val="center"/>
              </w:tcPr>
            </w:tcPrChange>
          </w:tcPr>
          <w:p w14:paraId="09BCF9F4" w14:textId="77777777" w:rsidR="00905981" w:rsidRDefault="00943940" w:rsidP="00D53831">
            <w:pPr>
              <w:spacing w:beforeLines="20" w:before="48" w:afterLines="20" w:after="48" w:line="240" w:lineRule="auto"/>
              <w:ind w:firstLineChars="0" w:firstLine="0"/>
              <w:jc w:val="center"/>
              <w:pPrChange w:id="1071" w:author="周建中" w:date="2017-05-08T17:17:00Z">
                <w:pPr>
                  <w:ind w:firstLineChars="0" w:firstLine="0"/>
                  <w:jc w:val="center"/>
                </w:pPr>
              </w:pPrChange>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Change w:id="1072" w:author="周建中" w:date="2017-05-08T17:18:00Z">
              <w:tcPr>
                <w:tcW w:w="1018" w:type="pct"/>
                <w:vAlign w:val="center"/>
              </w:tcPr>
            </w:tcPrChange>
          </w:tcPr>
          <w:p w14:paraId="31CDCE9F" w14:textId="77777777" w:rsidR="00905981" w:rsidRDefault="00905981" w:rsidP="00D53831">
            <w:pPr>
              <w:spacing w:beforeLines="20" w:before="48" w:afterLines="20" w:after="48" w:line="240" w:lineRule="auto"/>
              <w:ind w:firstLineChars="0" w:firstLine="0"/>
              <w:jc w:val="center"/>
              <w:pPrChange w:id="1073" w:author="周建中" w:date="2017-05-08T17:17:00Z">
                <w:pPr>
                  <w:ind w:firstLineChars="0" w:firstLine="0"/>
                  <w:jc w:val="center"/>
                </w:pPr>
              </w:pPrChange>
            </w:pPr>
            <w:r>
              <w:rPr>
                <w:rFonts w:hint="eastAsia"/>
              </w:rPr>
              <w:t>3.36</w:t>
            </w:r>
          </w:p>
        </w:tc>
        <w:tc>
          <w:tcPr>
            <w:tcW w:w="1139" w:type="pct"/>
            <w:vAlign w:val="center"/>
            <w:tcPrChange w:id="1074" w:author="周建中" w:date="2017-05-08T17:18:00Z">
              <w:tcPr>
                <w:tcW w:w="1139" w:type="pct"/>
                <w:vAlign w:val="center"/>
              </w:tcPr>
            </w:tcPrChange>
          </w:tcPr>
          <w:p w14:paraId="3F7C8074" w14:textId="77777777" w:rsidR="00905981" w:rsidRDefault="00BD6495" w:rsidP="00D53831">
            <w:pPr>
              <w:spacing w:beforeLines="20" w:before="48" w:afterLines="20" w:after="48" w:line="240" w:lineRule="auto"/>
              <w:ind w:firstLineChars="0" w:firstLine="0"/>
              <w:jc w:val="center"/>
              <w:pPrChange w:id="1075" w:author="周建中" w:date="2017-05-08T17:17:00Z">
                <w:pPr>
                  <w:ind w:firstLineChars="0" w:firstLine="0"/>
                  <w:jc w:val="center"/>
                </w:pPr>
              </w:pPrChange>
            </w:pPr>
            <w:r>
              <w:rPr>
                <w:rFonts w:hint="eastAsia"/>
              </w:rPr>
              <w:t>[0, 5]</w:t>
            </w:r>
          </w:p>
        </w:tc>
        <w:tc>
          <w:tcPr>
            <w:tcW w:w="925" w:type="pct"/>
            <w:vAlign w:val="center"/>
            <w:tcPrChange w:id="1076" w:author="周建中" w:date="2017-05-08T17:18:00Z">
              <w:tcPr>
                <w:tcW w:w="925" w:type="pct"/>
                <w:vAlign w:val="center"/>
              </w:tcPr>
            </w:tcPrChange>
          </w:tcPr>
          <w:p w14:paraId="2658C20D" w14:textId="77777777" w:rsidR="00905981" w:rsidRDefault="00AD5F74" w:rsidP="00D53831">
            <w:pPr>
              <w:spacing w:beforeLines="20" w:before="48" w:afterLines="20" w:after="48" w:line="240" w:lineRule="auto"/>
              <w:ind w:firstLineChars="0" w:firstLine="0"/>
              <w:jc w:val="center"/>
              <w:pPrChange w:id="1077" w:author="周建中" w:date="2017-05-08T17:17:00Z">
                <w:pPr>
                  <w:ind w:firstLineChars="0" w:firstLine="0"/>
                  <w:jc w:val="center"/>
                </w:pPr>
              </w:pPrChange>
            </w:pPr>
            <w:r w:rsidRPr="00AD5F74">
              <w:t>3.36</w:t>
            </w:r>
            <w:r w:rsidR="00FE539D">
              <w:rPr>
                <w:rFonts w:hint="eastAsia"/>
              </w:rPr>
              <w:t>0</w:t>
            </w:r>
          </w:p>
        </w:tc>
        <w:tc>
          <w:tcPr>
            <w:tcW w:w="1110" w:type="pct"/>
            <w:vAlign w:val="center"/>
            <w:tcPrChange w:id="1078" w:author="周建中" w:date="2017-05-08T17:18:00Z">
              <w:tcPr>
                <w:tcW w:w="1110" w:type="pct"/>
                <w:vAlign w:val="center"/>
              </w:tcPr>
            </w:tcPrChange>
          </w:tcPr>
          <w:p w14:paraId="36193362" w14:textId="77777777" w:rsidR="00905981" w:rsidRDefault="009B4818" w:rsidP="00D53831">
            <w:pPr>
              <w:spacing w:beforeLines="20" w:before="48" w:afterLines="20" w:after="48" w:line="240" w:lineRule="auto"/>
              <w:ind w:firstLineChars="0" w:firstLine="0"/>
              <w:jc w:val="center"/>
              <w:pPrChange w:id="1079" w:author="周建中" w:date="2017-05-08T17:17:00Z">
                <w:pPr>
                  <w:ind w:firstLineChars="0" w:firstLine="0"/>
                  <w:jc w:val="center"/>
                </w:pPr>
              </w:pPrChange>
            </w:pPr>
            <w:r>
              <w:rPr>
                <w:rFonts w:hint="eastAsia"/>
              </w:rPr>
              <w:t>0.0</w:t>
            </w:r>
            <w:r w:rsidR="00AD5F74">
              <w:rPr>
                <w:rFonts w:hint="eastAsia"/>
              </w:rPr>
              <w:t>%</w:t>
            </w:r>
          </w:p>
        </w:tc>
      </w:tr>
      <w:tr w:rsidR="00905981" w14:paraId="65C03224" w14:textId="77777777" w:rsidTr="00D53831">
        <w:trPr>
          <w:jc w:val="center"/>
          <w:trPrChange w:id="1080" w:author="周建中" w:date="2017-05-08T17:18:00Z">
            <w:trPr>
              <w:jc w:val="center"/>
            </w:trPr>
          </w:trPrChange>
        </w:trPr>
        <w:tc>
          <w:tcPr>
            <w:tcW w:w="809" w:type="pct"/>
            <w:vAlign w:val="center"/>
            <w:tcPrChange w:id="1081" w:author="周建中" w:date="2017-05-08T17:18:00Z">
              <w:tcPr>
                <w:tcW w:w="809" w:type="pct"/>
                <w:vAlign w:val="center"/>
              </w:tcPr>
            </w:tcPrChange>
          </w:tcPr>
          <w:p w14:paraId="27CB5FEE" w14:textId="77777777" w:rsidR="00905981" w:rsidRDefault="00943940" w:rsidP="00D53831">
            <w:pPr>
              <w:spacing w:beforeLines="20" w:before="48" w:afterLines="20" w:after="48" w:line="240" w:lineRule="auto"/>
              <w:ind w:firstLineChars="0" w:firstLine="0"/>
              <w:jc w:val="center"/>
              <w:pPrChange w:id="1082" w:author="周建中" w:date="2017-05-08T17:17:00Z">
                <w:pPr>
                  <w:ind w:firstLineChars="0" w:firstLine="0"/>
                  <w:jc w:val="center"/>
                </w:pPr>
              </w:pPrChange>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Change w:id="1083" w:author="周建中" w:date="2017-05-08T17:18:00Z">
              <w:tcPr>
                <w:tcW w:w="1018" w:type="pct"/>
                <w:vAlign w:val="center"/>
              </w:tcPr>
            </w:tcPrChange>
          </w:tcPr>
          <w:p w14:paraId="402BE894" w14:textId="77777777" w:rsidR="00905981" w:rsidRDefault="00905981" w:rsidP="00D53831">
            <w:pPr>
              <w:spacing w:beforeLines="20" w:before="48" w:afterLines="20" w:after="48" w:line="240" w:lineRule="auto"/>
              <w:ind w:firstLineChars="0" w:firstLine="0"/>
              <w:jc w:val="center"/>
              <w:pPrChange w:id="1084" w:author="周建中" w:date="2017-05-08T17:17:00Z">
                <w:pPr>
                  <w:ind w:firstLineChars="0" w:firstLine="0"/>
                  <w:jc w:val="center"/>
                </w:pPr>
              </w:pPrChange>
            </w:pPr>
            <w:r>
              <w:rPr>
                <w:rFonts w:hint="eastAsia"/>
              </w:rPr>
              <w:t>0.2</w:t>
            </w:r>
          </w:p>
        </w:tc>
        <w:tc>
          <w:tcPr>
            <w:tcW w:w="1139" w:type="pct"/>
            <w:vAlign w:val="center"/>
            <w:tcPrChange w:id="1085" w:author="周建中" w:date="2017-05-08T17:18:00Z">
              <w:tcPr>
                <w:tcW w:w="1139" w:type="pct"/>
                <w:vAlign w:val="center"/>
              </w:tcPr>
            </w:tcPrChange>
          </w:tcPr>
          <w:p w14:paraId="6F865BAA" w14:textId="77777777" w:rsidR="00905981" w:rsidRDefault="00BD6495" w:rsidP="00D53831">
            <w:pPr>
              <w:spacing w:beforeLines="20" w:before="48" w:afterLines="20" w:after="48" w:line="240" w:lineRule="auto"/>
              <w:ind w:firstLineChars="0" w:firstLine="0"/>
              <w:jc w:val="center"/>
              <w:pPrChange w:id="1086" w:author="周建中" w:date="2017-05-08T17:17:00Z">
                <w:pPr>
                  <w:ind w:firstLineChars="0" w:firstLine="0"/>
                  <w:jc w:val="center"/>
                </w:pPr>
              </w:pPrChange>
            </w:pPr>
            <w:r>
              <w:rPr>
                <w:rFonts w:hint="eastAsia"/>
              </w:rPr>
              <w:t>[0, 1]</w:t>
            </w:r>
          </w:p>
        </w:tc>
        <w:tc>
          <w:tcPr>
            <w:tcW w:w="925" w:type="pct"/>
            <w:vAlign w:val="center"/>
            <w:tcPrChange w:id="1087" w:author="周建中" w:date="2017-05-08T17:18:00Z">
              <w:tcPr>
                <w:tcW w:w="925" w:type="pct"/>
                <w:vAlign w:val="center"/>
              </w:tcPr>
            </w:tcPrChange>
          </w:tcPr>
          <w:p w14:paraId="10778A2A" w14:textId="77777777" w:rsidR="00905981" w:rsidRDefault="00AD5F74" w:rsidP="00D53831">
            <w:pPr>
              <w:spacing w:beforeLines="20" w:before="48" w:afterLines="20" w:after="48" w:line="240" w:lineRule="auto"/>
              <w:ind w:firstLineChars="0" w:firstLine="0"/>
              <w:jc w:val="center"/>
              <w:pPrChange w:id="1088" w:author="周建中" w:date="2017-05-08T17:17:00Z">
                <w:pPr>
                  <w:ind w:firstLineChars="0" w:firstLine="0"/>
                  <w:jc w:val="center"/>
                </w:pPr>
              </w:pPrChange>
            </w:pPr>
            <w:r w:rsidRPr="00AD5F74">
              <w:t>0.200</w:t>
            </w:r>
          </w:p>
        </w:tc>
        <w:tc>
          <w:tcPr>
            <w:tcW w:w="1110" w:type="pct"/>
            <w:vAlign w:val="center"/>
            <w:tcPrChange w:id="1089" w:author="周建中" w:date="2017-05-08T17:18:00Z">
              <w:tcPr>
                <w:tcW w:w="1110" w:type="pct"/>
                <w:vAlign w:val="center"/>
              </w:tcPr>
            </w:tcPrChange>
          </w:tcPr>
          <w:p w14:paraId="54FC150B" w14:textId="77777777" w:rsidR="00905981" w:rsidRDefault="009B4818" w:rsidP="00D53831">
            <w:pPr>
              <w:spacing w:beforeLines="20" w:before="48" w:afterLines="20" w:after="48" w:line="240" w:lineRule="auto"/>
              <w:ind w:firstLineChars="0" w:firstLine="0"/>
              <w:jc w:val="center"/>
              <w:pPrChange w:id="1090" w:author="周建中" w:date="2017-05-08T17:17:00Z">
                <w:pPr>
                  <w:ind w:firstLineChars="0" w:firstLine="0"/>
                  <w:jc w:val="center"/>
                </w:pPr>
              </w:pPrChange>
            </w:pPr>
            <w:r>
              <w:rPr>
                <w:rFonts w:hint="eastAsia"/>
              </w:rPr>
              <w:t>0.0</w:t>
            </w:r>
            <w:r w:rsidR="00AD5F74">
              <w:rPr>
                <w:rFonts w:hint="eastAsia"/>
              </w:rPr>
              <w:t>%</w:t>
            </w:r>
          </w:p>
        </w:tc>
      </w:tr>
      <w:tr w:rsidR="00905981" w14:paraId="7ED36E9E" w14:textId="77777777" w:rsidTr="00D53831">
        <w:trPr>
          <w:trHeight w:val="527"/>
          <w:jc w:val="center"/>
          <w:trPrChange w:id="1091" w:author="周建中" w:date="2017-05-08T17:18:00Z">
            <w:trPr>
              <w:jc w:val="center"/>
            </w:trPr>
          </w:trPrChange>
        </w:trPr>
        <w:tc>
          <w:tcPr>
            <w:tcW w:w="809" w:type="pct"/>
            <w:vAlign w:val="center"/>
            <w:tcPrChange w:id="1092" w:author="周建中" w:date="2017-05-08T17:18:00Z">
              <w:tcPr>
                <w:tcW w:w="809" w:type="pct"/>
                <w:vAlign w:val="center"/>
              </w:tcPr>
            </w:tcPrChange>
          </w:tcPr>
          <w:p w14:paraId="1950858B" w14:textId="77777777" w:rsidR="00905981" w:rsidRPr="004800E3" w:rsidRDefault="00905981" w:rsidP="00D53831">
            <w:pPr>
              <w:spacing w:beforeLines="20" w:before="48" w:afterLines="20" w:after="48" w:line="240" w:lineRule="auto"/>
              <w:ind w:firstLineChars="0" w:firstLine="0"/>
              <w:jc w:val="center"/>
              <w:rPr>
                <w:rFonts w:cs="Times New Roman"/>
              </w:rPr>
              <w:pPrChange w:id="1093" w:author="周建中" w:date="2017-05-08T17:17:00Z">
                <w:pPr>
                  <w:ind w:firstLineChars="0" w:firstLine="0"/>
                  <w:jc w:val="center"/>
                </w:pPr>
              </w:pPrChange>
            </w:pPr>
            <w:r>
              <w:rPr>
                <w:rFonts w:cs="Times New Roman" w:hint="eastAsia"/>
              </w:rPr>
              <w:t>适应度</w:t>
            </w:r>
          </w:p>
        </w:tc>
        <w:tc>
          <w:tcPr>
            <w:tcW w:w="4191" w:type="pct"/>
            <w:gridSpan w:val="4"/>
            <w:vAlign w:val="center"/>
            <w:tcPrChange w:id="1094" w:author="周建中" w:date="2017-05-08T17:18:00Z">
              <w:tcPr>
                <w:tcW w:w="4191" w:type="pct"/>
                <w:gridSpan w:val="4"/>
                <w:vAlign w:val="center"/>
              </w:tcPr>
            </w:tcPrChange>
          </w:tcPr>
          <w:p w14:paraId="411FDFA4" w14:textId="77777777" w:rsidR="00905981" w:rsidRDefault="00905981" w:rsidP="00D53831">
            <w:pPr>
              <w:spacing w:beforeLines="20" w:before="48" w:afterLines="20" w:after="48" w:line="240" w:lineRule="auto"/>
              <w:ind w:firstLineChars="0" w:firstLine="0"/>
              <w:jc w:val="center"/>
              <w:pPrChange w:id="1095" w:author="周建中" w:date="2017-05-08T17:17:00Z">
                <w:pPr>
                  <w:ind w:firstLineChars="0" w:firstLine="0"/>
                  <w:jc w:val="center"/>
                </w:pPr>
              </w:pPrChange>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14:paraId="10478DA6" w14:textId="77777777" w:rsidR="00FE539D" w:rsidRDefault="00FE539D">
      <w:pPr>
        <w:widowControl/>
        <w:snapToGrid/>
        <w:spacing w:after="200" w:line="220" w:lineRule="atLeast"/>
        <w:ind w:firstLineChars="0" w:firstLine="0"/>
        <w:jc w:val="left"/>
      </w:pPr>
    </w:p>
    <w:p w14:paraId="2411E2A9" w14:textId="77777777"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14:paraId="5D314090" w14:textId="77777777" w:rsidR="001D3CBE" w:rsidRDefault="008D05D0" w:rsidP="008D05D0">
      <w:pPr>
        <w:widowControl/>
        <w:snapToGrid/>
        <w:spacing w:after="200" w:line="220" w:lineRule="atLeast"/>
        <w:ind w:firstLineChars="83" w:firstLine="199"/>
        <w:jc w:val="center"/>
      </w:pPr>
      <w:r>
        <w:rPr>
          <w:noProof/>
        </w:rPr>
        <w:drawing>
          <wp:inline distT="0" distB="0" distL="0" distR="0" wp14:anchorId="4F79A203" wp14:editId="084924FC">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100"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14:paraId="4586C5FB" w14:textId="77777777" w:rsidR="001D3CBE" w:rsidRDefault="001D3CBE" w:rsidP="001D3CBE">
      <w:pPr>
        <w:pStyle w:val="af2"/>
      </w:pPr>
      <w:r>
        <w:rPr>
          <w:rFonts w:hint="eastAsia"/>
        </w:rPr>
        <w:t>图</w:t>
      </w:r>
      <w:r>
        <w:rPr>
          <w:rFonts w:hint="eastAsia"/>
        </w:rPr>
        <w:t xml:space="preserve">7-13 </w:t>
      </w:r>
      <w:r>
        <w:rPr>
          <w:rFonts w:hint="eastAsia"/>
        </w:rPr>
        <w:t>四个参数的辨识结果</w:t>
      </w:r>
    </w:p>
    <w:p w14:paraId="5E65F6B6" w14:textId="77777777" w:rsidR="00EF2CB7" w:rsidRDefault="00EF2CB7">
      <w:pPr>
        <w:widowControl/>
        <w:snapToGrid/>
        <w:spacing w:after="200" w:line="220" w:lineRule="atLeast"/>
        <w:ind w:firstLineChars="0" w:firstLine="0"/>
        <w:jc w:val="left"/>
      </w:pPr>
      <w:r>
        <w:br w:type="page"/>
      </w:r>
    </w:p>
    <w:p w14:paraId="08B69DBB" w14:textId="77777777" w:rsidR="00063E7D" w:rsidRDefault="00C64455" w:rsidP="00C64455">
      <w:pPr>
        <w:pStyle w:val="1"/>
      </w:pPr>
      <w:bookmarkStart w:id="1096" w:name="_Toc482019043"/>
      <w:r>
        <w:rPr>
          <w:rFonts w:hint="eastAsia"/>
        </w:rPr>
        <w:lastRenderedPageBreak/>
        <w:t xml:space="preserve">8. </w:t>
      </w:r>
      <w:r>
        <w:rPr>
          <w:rFonts w:hint="eastAsia"/>
        </w:rPr>
        <w:t>全文总结及工作展望</w:t>
      </w:r>
      <w:bookmarkEnd w:id="1096"/>
    </w:p>
    <w:p w14:paraId="60CDBAD7" w14:textId="77777777" w:rsidR="00C64455" w:rsidRDefault="0082329E" w:rsidP="0082329E">
      <w:pPr>
        <w:pStyle w:val="2"/>
      </w:pPr>
      <w:bookmarkStart w:id="1097" w:name="_Toc482019044"/>
      <w:r>
        <w:rPr>
          <w:rFonts w:hint="eastAsia"/>
        </w:rPr>
        <w:t xml:space="preserve">8.1 </w:t>
      </w:r>
      <w:r>
        <w:rPr>
          <w:rFonts w:hint="eastAsia"/>
        </w:rPr>
        <w:t>全文总结</w:t>
      </w:r>
      <w:bookmarkEnd w:id="1097"/>
    </w:p>
    <w:p w14:paraId="4F85B4E1" w14:textId="737B8AB4" w:rsidR="00E5293F" w:rsidRDefault="007133BA" w:rsidP="00E5293F">
      <w:pPr>
        <w:ind w:firstLine="480"/>
      </w:pPr>
      <w:r>
        <w:rPr>
          <w:rFonts w:hint="eastAsia"/>
        </w:rPr>
        <w:t>本文从</w:t>
      </w:r>
      <w:del w:id="1098" w:author="周建中" w:date="2017-05-08T17:18:00Z">
        <w:r w:rsidDel="007713E3">
          <w:rPr>
            <w:rFonts w:hint="eastAsia"/>
          </w:rPr>
          <w:delText>实践</w:delText>
        </w:r>
      </w:del>
      <w:ins w:id="1099" w:author="周建中" w:date="2017-05-08T17:18:00Z">
        <w:r w:rsidR="007713E3">
          <w:rPr>
            <w:rFonts w:hint="eastAsia"/>
          </w:rPr>
          <w:t>工程问题背景和应用开发的</w:t>
        </w:r>
      </w:ins>
      <w:ins w:id="1100" w:author="周建中" w:date="2017-05-08T17:19:00Z">
        <w:r w:rsidR="007713E3">
          <w:rPr>
            <w:rFonts w:hint="eastAsia"/>
          </w:rPr>
          <w:t>实际需求</w:t>
        </w:r>
      </w:ins>
      <w:r>
        <w:rPr>
          <w:rFonts w:hint="eastAsia"/>
        </w:rPr>
        <w:t>出发，以经典水轮机调速系统</w:t>
      </w:r>
      <w:ins w:id="1101" w:author="周建中" w:date="2017-05-08T17:37:00Z">
        <w:r w:rsidR="00432240">
          <w:rPr>
            <w:rFonts w:hint="eastAsia"/>
          </w:rPr>
          <w:t>建模</w:t>
        </w:r>
      </w:ins>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w:t>
      </w:r>
      <w:del w:id="1102" w:author="周建中" w:date="2017-05-08T17:24:00Z">
        <w:r w:rsidR="00875617" w:rsidDel="0089258D">
          <w:rPr>
            <w:rFonts w:hint="eastAsia"/>
          </w:rPr>
          <w:delText>及</w:delText>
        </w:r>
      </w:del>
      <w:ins w:id="1103" w:author="周建中" w:date="2017-05-08T17:24:00Z">
        <w:r w:rsidR="0089258D">
          <w:rPr>
            <w:rFonts w:hint="eastAsia"/>
          </w:rPr>
          <w:t>和</w:t>
        </w:r>
      </w:ins>
      <w:r w:rsidR="00875617">
        <w:rPr>
          <w:rFonts w:hint="eastAsia"/>
        </w:rPr>
        <w:t>拓展</w:t>
      </w:r>
      <w:r>
        <w:rPr>
          <w:rFonts w:hint="eastAsia"/>
        </w:rPr>
        <w:t>，</w:t>
      </w:r>
      <w:r w:rsidR="003258DE">
        <w:rPr>
          <w:rFonts w:hint="eastAsia"/>
        </w:rPr>
        <w:t>并应用项目的软件制品进行了水轮机调速系统的暂态仿真及参数辨识</w:t>
      </w:r>
      <w:ins w:id="1104" w:author="周建中" w:date="2017-05-08T17:25:00Z">
        <w:r w:rsidR="0089258D">
          <w:rPr>
            <w:rFonts w:hint="eastAsia"/>
          </w:rPr>
          <w:t>工作</w:t>
        </w:r>
      </w:ins>
      <w:r w:rsidR="003258DE">
        <w:rPr>
          <w:rFonts w:hint="eastAsia"/>
        </w:rPr>
        <w:t>。</w:t>
      </w:r>
    </w:p>
    <w:p w14:paraId="5778EF5B" w14:textId="059DBE4C" w:rsidR="003258DE" w:rsidRDefault="003258DE" w:rsidP="00E5293F">
      <w:pPr>
        <w:ind w:firstLine="480"/>
      </w:pPr>
      <w:r>
        <w:rPr>
          <w:rFonts w:hint="eastAsia"/>
        </w:rPr>
        <w:t>本文主要完成</w:t>
      </w:r>
      <w:del w:id="1105" w:author="周建中" w:date="2017-05-08T17:38:00Z">
        <w:r w:rsidDel="00595B55">
          <w:rPr>
            <w:rFonts w:hint="eastAsia"/>
          </w:rPr>
          <w:delText>了以下几个方面</w:delText>
        </w:r>
      </w:del>
      <w:r>
        <w:rPr>
          <w:rFonts w:hint="eastAsia"/>
        </w:rPr>
        <w:t>的工作</w:t>
      </w:r>
      <w:ins w:id="1106" w:author="周建中" w:date="2017-05-08T17:38:00Z">
        <w:r w:rsidR="00595B55">
          <w:rPr>
            <w:rFonts w:hint="eastAsia"/>
          </w:rPr>
          <w:t>内容和成果包括</w:t>
        </w:r>
      </w:ins>
      <w:r>
        <w:rPr>
          <w:rFonts w:hint="eastAsia"/>
        </w:rPr>
        <w:t>：</w:t>
      </w:r>
    </w:p>
    <w:p w14:paraId="55836B2C" w14:textId="2BA50F86" w:rsidR="003258DE" w:rsidRDefault="00A556B0" w:rsidP="003A6E2E">
      <w:pPr>
        <w:pStyle w:val="af3"/>
        <w:numPr>
          <w:ilvl w:val="0"/>
          <w:numId w:val="1"/>
        </w:numPr>
        <w:tabs>
          <w:tab w:val="left" w:pos="1134"/>
        </w:tabs>
        <w:ind w:left="0" w:firstLineChars="150" w:firstLine="360"/>
        <w:pPrChange w:id="1107" w:author="周建中" w:date="2017-05-08T17:28:00Z">
          <w:pPr>
            <w:pStyle w:val="af3"/>
            <w:numPr>
              <w:numId w:val="1"/>
            </w:numPr>
            <w:ind w:left="709" w:firstLineChars="0" w:hanging="283"/>
          </w:pPr>
        </w:pPrChange>
      </w:pPr>
      <w:r>
        <w:rPr>
          <w:rFonts w:hint="eastAsia"/>
        </w:rPr>
        <w:t>结合编程实践提出了一系列程序开发工作中有价值的开发思想和指导原则。并将这</w:t>
      </w:r>
      <w:del w:id="1108" w:author="周建中" w:date="2017-05-08T17:29:00Z">
        <w:r w:rsidDel="003A6E2E">
          <w:rPr>
            <w:rFonts w:hint="eastAsia"/>
          </w:rPr>
          <w:delText>一系列的</w:delText>
        </w:r>
      </w:del>
      <w:proofErr w:type="gramStart"/>
      <w:ins w:id="1109" w:author="周建中" w:date="2017-05-08T17:29:00Z">
        <w:r w:rsidR="003A6E2E">
          <w:rPr>
            <w:rFonts w:hint="eastAsia"/>
          </w:rPr>
          <w:t>些</w:t>
        </w:r>
      </w:ins>
      <w:r>
        <w:rPr>
          <w:rFonts w:hint="eastAsia"/>
        </w:rPr>
        <w:t>思想</w:t>
      </w:r>
      <w:proofErr w:type="gramEnd"/>
      <w:r>
        <w:rPr>
          <w:rFonts w:hint="eastAsia"/>
        </w:rPr>
        <w:t>及原则运用到</w:t>
      </w:r>
      <w:r>
        <w:rPr>
          <w:rFonts w:hint="eastAsia"/>
        </w:rPr>
        <w:t>demo</w:t>
      </w:r>
      <w:r>
        <w:rPr>
          <w:rFonts w:hint="eastAsia"/>
        </w:rPr>
        <w:t>项目的开发之中，优化了开发过程和程序结构，提高了程序的可读性及可拓展性。</w:t>
      </w:r>
    </w:p>
    <w:p w14:paraId="2DB34D27" w14:textId="77777777" w:rsidR="00A556B0" w:rsidRDefault="00A556B0" w:rsidP="003A6E2E">
      <w:pPr>
        <w:pStyle w:val="af3"/>
        <w:numPr>
          <w:ilvl w:val="0"/>
          <w:numId w:val="1"/>
        </w:numPr>
        <w:tabs>
          <w:tab w:val="left" w:pos="1134"/>
        </w:tabs>
        <w:ind w:left="0" w:firstLineChars="150" w:firstLine="360"/>
        <w:pPrChange w:id="1110" w:author="周建中" w:date="2017-05-08T17:28:00Z">
          <w:pPr>
            <w:pStyle w:val="af3"/>
            <w:numPr>
              <w:numId w:val="1"/>
            </w:numPr>
            <w:ind w:left="709" w:firstLineChars="0" w:hanging="283"/>
          </w:pPr>
        </w:pPrChange>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14:paraId="52A3A6A9" w14:textId="77777777" w:rsidR="008F0BC2" w:rsidRDefault="008F0BC2" w:rsidP="003A6E2E">
      <w:pPr>
        <w:pStyle w:val="af3"/>
        <w:numPr>
          <w:ilvl w:val="0"/>
          <w:numId w:val="1"/>
        </w:numPr>
        <w:tabs>
          <w:tab w:val="left" w:pos="1134"/>
        </w:tabs>
        <w:ind w:left="0" w:firstLineChars="150" w:firstLine="360"/>
        <w:pPrChange w:id="1111" w:author="周建中" w:date="2017-05-08T17:28:00Z">
          <w:pPr>
            <w:pStyle w:val="af3"/>
            <w:numPr>
              <w:numId w:val="1"/>
            </w:numPr>
            <w:ind w:left="709" w:firstLineChars="0" w:hanging="283"/>
          </w:pPr>
        </w:pPrChange>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14:paraId="6B3D84E6" w14:textId="77777777" w:rsidR="008F0BC2" w:rsidRDefault="008F0BC2" w:rsidP="003A6E2E">
      <w:pPr>
        <w:pStyle w:val="af3"/>
        <w:numPr>
          <w:ilvl w:val="0"/>
          <w:numId w:val="1"/>
        </w:numPr>
        <w:tabs>
          <w:tab w:val="left" w:pos="1134"/>
        </w:tabs>
        <w:ind w:left="0" w:firstLineChars="150" w:firstLine="360"/>
        <w:pPrChange w:id="1112" w:author="周建中" w:date="2017-05-08T17:28:00Z">
          <w:pPr>
            <w:pStyle w:val="af3"/>
            <w:numPr>
              <w:numId w:val="1"/>
            </w:numPr>
            <w:ind w:left="709" w:firstLineChars="0" w:hanging="283"/>
          </w:pPr>
        </w:pPrChange>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14:paraId="32204DC9" w14:textId="77777777" w:rsidR="00044BF9" w:rsidRDefault="00044BF9" w:rsidP="003A6E2E">
      <w:pPr>
        <w:pStyle w:val="af3"/>
        <w:numPr>
          <w:ilvl w:val="0"/>
          <w:numId w:val="1"/>
        </w:numPr>
        <w:tabs>
          <w:tab w:val="left" w:pos="1134"/>
        </w:tabs>
        <w:ind w:left="0" w:firstLineChars="150" w:firstLine="360"/>
        <w:pPrChange w:id="1113" w:author="周建中" w:date="2017-05-08T17:28:00Z">
          <w:pPr>
            <w:pStyle w:val="af3"/>
            <w:numPr>
              <w:numId w:val="1"/>
            </w:numPr>
            <w:ind w:left="709" w:firstLineChars="0" w:hanging="283"/>
          </w:pPr>
        </w:pPrChange>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w:t>
      </w:r>
      <w:r w:rsidR="009D4EA3">
        <w:rPr>
          <w:rFonts w:hint="eastAsia"/>
        </w:rPr>
        <w:lastRenderedPageBreak/>
        <w:t>户界面。揭示了可视化建模程序背后的实现原理。</w:t>
      </w:r>
    </w:p>
    <w:p w14:paraId="1C54F6F5" w14:textId="0D28D084" w:rsidR="007C2476" w:rsidRDefault="007C2476" w:rsidP="003A6E2E">
      <w:pPr>
        <w:pStyle w:val="af3"/>
        <w:numPr>
          <w:ilvl w:val="0"/>
          <w:numId w:val="1"/>
        </w:numPr>
        <w:tabs>
          <w:tab w:val="left" w:pos="1134"/>
        </w:tabs>
        <w:ind w:left="0" w:firstLineChars="150" w:firstLine="360"/>
        <w:pPrChange w:id="1114" w:author="周建中" w:date="2017-05-08T17:28:00Z">
          <w:pPr>
            <w:pStyle w:val="af3"/>
            <w:numPr>
              <w:numId w:val="1"/>
            </w:numPr>
            <w:ind w:left="709" w:firstLineChars="0" w:hanging="283"/>
          </w:pPr>
        </w:pPrChange>
      </w:pPr>
      <w:r>
        <w:rPr>
          <w:rFonts w:hint="eastAsia"/>
        </w:rPr>
        <w:t>应用开发的程序对水轮机调速系统进行了可视化建模和暂态仿真，拓展仿真程序完成了调速系统的参数辨识</w:t>
      </w:r>
      <w:del w:id="1115" w:author="周建中" w:date="2017-05-08T17:32:00Z">
        <w:r w:rsidDel="003A6E2E">
          <w:rPr>
            <w:rFonts w:hint="eastAsia"/>
          </w:rPr>
          <w:delText>。进一步演示了程序的使用及拓展</w:delText>
        </w:r>
        <w:r w:rsidR="00276FD6" w:rsidDel="003A6E2E">
          <w:rPr>
            <w:rFonts w:hint="eastAsia"/>
          </w:rPr>
          <w:delText>。</w:delText>
        </w:r>
      </w:del>
      <w:ins w:id="1116" w:author="周建中" w:date="2017-05-08T17:32:00Z">
        <w:r w:rsidR="003A6E2E">
          <w:rPr>
            <w:rFonts w:hint="eastAsia"/>
          </w:rPr>
          <w:t>，实现了——。</w:t>
        </w:r>
      </w:ins>
    </w:p>
    <w:p w14:paraId="0292CDCE" w14:textId="77777777" w:rsidR="0082329E" w:rsidRDefault="0082329E" w:rsidP="0082329E">
      <w:pPr>
        <w:pStyle w:val="2"/>
      </w:pPr>
      <w:bookmarkStart w:id="1117" w:name="_Toc482019045"/>
      <w:r>
        <w:rPr>
          <w:rFonts w:hint="eastAsia"/>
        </w:rPr>
        <w:t xml:space="preserve">8.2 </w:t>
      </w:r>
      <w:r>
        <w:rPr>
          <w:rFonts w:hint="eastAsia"/>
        </w:rPr>
        <w:t>工作展望</w:t>
      </w:r>
      <w:bookmarkEnd w:id="1117"/>
    </w:p>
    <w:p w14:paraId="54EDFF2C" w14:textId="77777777"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14:paraId="496322B0" w14:textId="77777777" w:rsidR="00A62A6A" w:rsidRDefault="00CC7098" w:rsidP="003A6E2E">
      <w:pPr>
        <w:pStyle w:val="af3"/>
        <w:numPr>
          <w:ilvl w:val="0"/>
          <w:numId w:val="4"/>
        </w:numPr>
        <w:tabs>
          <w:tab w:val="left" w:pos="1134"/>
        </w:tabs>
        <w:ind w:left="0" w:firstLineChars="0" w:firstLine="426"/>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14:paraId="7B369366" w14:textId="77777777" w:rsidR="00292BF6" w:rsidRDefault="00292BF6" w:rsidP="003A6E2E">
      <w:pPr>
        <w:pStyle w:val="af3"/>
        <w:numPr>
          <w:ilvl w:val="0"/>
          <w:numId w:val="4"/>
        </w:numPr>
        <w:tabs>
          <w:tab w:val="left" w:pos="1134"/>
        </w:tabs>
        <w:ind w:left="0" w:firstLineChars="0" w:firstLine="426"/>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14:paraId="77C1AB9C" w14:textId="61A5CD09" w:rsidR="00292BF6" w:rsidRDefault="00292BF6" w:rsidP="003A6E2E">
      <w:pPr>
        <w:pStyle w:val="af3"/>
        <w:numPr>
          <w:ilvl w:val="0"/>
          <w:numId w:val="4"/>
        </w:numPr>
        <w:tabs>
          <w:tab w:val="left" w:pos="1134"/>
        </w:tabs>
        <w:ind w:left="0" w:firstLineChars="0" w:firstLine="426"/>
      </w:pPr>
      <w:r>
        <w:rPr>
          <w:rFonts w:hint="eastAsia"/>
        </w:rPr>
        <w:t>7.3</w:t>
      </w:r>
      <w:r>
        <w:rPr>
          <w:rFonts w:hint="eastAsia"/>
        </w:rPr>
        <w:t>节中对于四个参数的辨识结果不收敛，</w:t>
      </w:r>
      <w:del w:id="1118" w:author="周建中" w:date="2017-05-08T17:35:00Z">
        <w:r w:rsidDel="003A6E2E">
          <w:rPr>
            <w:rFonts w:hint="eastAsia"/>
          </w:rPr>
          <w:delText>出于</w:delText>
        </w:r>
      </w:del>
      <w:ins w:id="1119" w:author="周建中" w:date="2017-05-08T17:35:00Z">
        <w:r w:rsidR="003A6E2E">
          <w:rPr>
            <w:rFonts w:hint="eastAsia"/>
          </w:rPr>
          <w:t>由于</w:t>
        </w:r>
      </w:ins>
      <w:r>
        <w:rPr>
          <w:rFonts w:hint="eastAsia"/>
        </w:rPr>
        <w:t>时间的</w:t>
      </w:r>
      <w:del w:id="1120" w:author="周建中" w:date="2017-05-08T17:35:00Z">
        <w:r w:rsidDel="003A6E2E">
          <w:rPr>
            <w:rFonts w:hint="eastAsia"/>
          </w:rPr>
          <w:delText>原因</w:delText>
        </w:r>
      </w:del>
      <w:ins w:id="1121" w:author="周建中" w:date="2017-05-08T17:35:00Z">
        <w:r w:rsidR="003A6E2E">
          <w:rPr>
            <w:rFonts w:hint="eastAsia"/>
          </w:rPr>
          <w:t>限制</w:t>
        </w:r>
      </w:ins>
      <w:r>
        <w:rPr>
          <w:rFonts w:hint="eastAsia"/>
        </w:rPr>
        <w:t>，未能做</w:t>
      </w:r>
      <w:del w:id="1122" w:author="周建中" w:date="2017-05-08T17:35:00Z">
        <w:r w:rsidDel="003A6E2E">
          <w:rPr>
            <w:rFonts w:hint="eastAsia"/>
          </w:rPr>
          <w:delText>进一步</w:delText>
        </w:r>
      </w:del>
      <w:ins w:id="1123" w:author="周建中" w:date="2017-05-08T17:35:00Z">
        <w:r w:rsidR="003A6E2E">
          <w:rPr>
            <w:rFonts w:hint="eastAsia"/>
          </w:rPr>
          <w:t>完成</w:t>
        </w:r>
      </w:ins>
      <w:r>
        <w:rPr>
          <w:rFonts w:hint="eastAsia"/>
        </w:rPr>
        <w:t>的研究。</w:t>
      </w:r>
    </w:p>
    <w:p w14:paraId="5BE16DBD" w14:textId="0D6EDE09"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w:t>
      </w:r>
      <w:del w:id="1124" w:author="周建中" w:date="2017-05-08T17:36:00Z">
        <w:r w:rsidR="003050DC" w:rsidDel="003A6E2E">
          <w:rPr>
            <w:rFonts w:hint="eastAsia"/>
          </w:rPr>
          <w:delText>是</w:delText>
        </w:r>
      </w:del>
      <w:ins w:id="1125" w:author="周建中" w:date="2017-05-08T17:36:00Z">
        <w:r w:rsidR="003A6E2E">
          <w:rPr>
            <w:rFonts w:hint="eastAsia"/>
          </w:rPr>
          <w:t>的道路</w:t>
        </w:r>
      </w:ins>
      <w:del w:id="1126" w:author="周建中" w:date="2017-05-08T17:36:00Z">
        <w:r w:rsidR="003050DC" w:rsidDel="003A6E2E">
          <w:rPr>
            <w:rFonts w:hint="eastAsia"/>
          </w:rPr>
          <w:delText>能够</w:delText>
        </w:r>
      </w:del>
      <w:ins w:id="1127" w:author="周建中" w:date="2017-05-08T17:36:00Z">
        <w:r w:rsidR="003A6E2E">
          <w:rPr>
            <w:rFonts w:hint="eastAsia"/>
          </w:rPr>
          <w:t>基本的</w:t>
        </w:r>
      </w:ins>
      <w:r w:rsidR="003050DC">
        <w:rPr>
          <w:rFonts w:hint="eastAsia"/>
        </w:rPr>
        <w:t>解决</w:t>
      </w:r>
      <w:del w:id="1128" w:author="周建中" w:date="2017-05-08T17:36:00Z">
        <w:r w:rsidR="003050DC" w:rsidDel="003A6E2E">
          <w:rPr>
            <w:rFonts w:hint="eastAsia"/>
          </w:rPr>
          <w:delText>的</w:delText>
        </w:r>
      </w:del>
      <w:r w:rsidR="003050DC">
        <w:rPr>
          <w:rFonts w:hint="eastAsia"/>
        </w:rPr>
        <w:t>。</w:t>
      </w:r>
      <w:r w:rsidR="003A192E">
        <w:br w:type="page"/>
      </w:r>
    </w:p>
    <w:p w14:paraId="723BE56A" w14:textId="3DDBC89A" w:rsidR="0082329E" w:rsidRDefault="0082329E" w:rsidP="00E5293F">
      <w:pPr>
        <w:pStyle w:val="1"/>
      </w:pPr>
      <w:bookmarkStart w:id="1129" w:name="_Toc482019046"/>
      <w:r>
        <w:rPr>
          <w:rFonts w:hint="eastAsia"/>
        </w:rPr>
        <w:lastRenderedPageBreak/>
        <w:t>致</w:t>
      </w:r>
      <w:ins w:id="1130" w:author="周建中" w:date="2017-05-08T17:21:00Z">
        <w:r w:rsidR="0089258D">
          <w:rPr>
            <w:rFonts w:hint="eastAsia"/>
          </w:rPr>
          <w:t xml:space="preserve">  </w:t>
        </w:r>
      </w:ins>
      <w:r>
        <w:rPr>
          <w:rFonts w:hint="eastAsia"/>
        </w:rPr>
        <w:t>谢</w:t>
      </w:r>
      <w:bookmarkEnd w:id="1129"/>
    </w:p>
    <w:p w14:paraId="7EDD1A13" w14:textId="77777777"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14:paraId="033E53CD" w14:textId="77777777"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14:paraId="09218D8F" w14:textId="77777777"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14:paraId="67404F43" w14:textId="77777777"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14:paraId="292DA389" w14:textId="77777777"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14:paraId="56E78008" w14:textId="77777777" w:rsidR="000977EA" w:rsidRPr="00817A6E"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14:paraId="0A2794C4" w14:textId="77777777" w:rsidR="004A6FD4" w:rsidRPr="00A95051" w:rsidRDefault="004A6FD4" w:rsidP="004A6FD4">
      <w:pPr>
        <w:ind w:right="720" w:firstLine="480"/>
        <w:jc w:val="right"/>
        <w:rPr>
          <w:rFonts w:eastAsia="华文楷体"/>
        </w:rPr>
      </w:pPr>
      <w:r>
        <w:rPr>
          <w:rFonts w:eastAsia="华文楷体" w:hint="eastAsia"/>
        </w:rPr>
        <w:t>胡弦</w:t>
      </w:r>
    </w:p>
    <w:p w14:paraId="2B82DF39" w14:textId="77777777" w:rsidR="004A6FD4" w:rsidRPr="00A95051" w:rsidRDefault="004A6FD4" w:rsidP="004A6FD4">
      <w:pPr>
        <w:ind w:right="240" w:firstLine="480"/>
        <w:jc w:val="right"/>
        <w:rPr>
          <w:rFonts w:eastAsia="华文楷体"/>
        </w:rPr>
      </w:pPr>
      <w:r w:rsidRPr="00A95051">
        <w:rPr>
          <w:rFonts w:eastAsia="华文楷体"/>
        </w:rPr>
        <w:t>于华中科技大学</w:t>
      </w:r>
    </w:p>
    <w:p w14:paraId="56BA5423" w14:textId="77777777"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14:paraId="453AB907" w14:textId="77777777" w:rsidR="00D70963" w:rsidRDefault="00E5293F" w:rsidP="0096345D">
      <w:pPr>
        <w:widowControl/>
        <w:snapToGrid/>
        <w:spacing w:after="200" w:line="220" w:lineRule="atLeast"/>
        <w:ind w:firstLineChars="0" w:firstLine="0"/>
        <w:jc w:val="left"/>
        <w:rPr>
          <w:rFonts w:eastAsia="微软雅黑" w:cs="Times New Roman"/>
          <w:szCs w:val="24"/>
        </w:rPr>
      </w:pPr>
      <w:r>
        <w:br w:type="page"/>
      </w:r>
      <w:commentRangeStart w:id="1131"/>
      <w:r w:rsidR="00885D60">
        <w:rPr>
          <w:rFonts w:eastAsia="黑体"/>
          <w:bCs/>
          <w:kern w:val="44"/>
          <w:sz w:val="32"/>
          <w:szCs w:val="44"/>
        </w:rPr>
        <w:fldChar w:fldCharType="begin"/>
      </w:r>
      <w:r w:rsidR="00FA3174">
        <w:instrText xml:space="preserve"> ADDIN NE.Bib</w:instrText>
      </w:r>
      <w:r w:rsidR="00885D60">
        <w:rPr>
          <w:rFonts w:eastAsia="黑体"/>
          <w:bCs/>
          <w:kern w:val="44"/>
          <w:sz w:val="32"/>
          <w:szCs w:val="44"/>
        </w:rPr>
        <w:fldChar w:fldCharType="separate"/>
      </w:r>
    </w:p>
    <w:p w14:paraId="78D9141C" w14:textId="77777777" w:rsidR="00D70963" w:rsidRDefault="0096345D" w:rsidP="0096345D">
      <w:pPr>
        <w:pStyle w:val="1"/>
      </w:pPr>
      <w:bookmarkStart w:id="1132" w:name="_Toc482019047"/>
      <w:r>
        <w:rPr>
          <w:rFonts w:hint="eastAsia"/>
        </w:rPr>
        <w:lastRenderedPageBreak/>
        <w:t>参考文献</w:t>
      </w:r>
      <w:bookmarkEnd w:id="1132"/>
    </w:p>
    <w:p w14:paraId="3AE57CD2"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1133" w:name="_nebDA9CD4E1_FA08_4CE1_9D90_F8EF3F679AB1"/>
      <w:r>
        <w:rPr>
          <w:rFonts w:eastAsia="微软雅黑" w:cs="Times New Roman"/>
          <w:color w:val="000000"/>
          <w:sz w:val="20"/>
          <w:szCs w:val="20"/>
        </w:rPr>
        <w:t>Subramaniam V. Practices Of An Agile Developer. Oreilly Vlg Gmbh &amp; Co, 2006</w:t>
      </w:r>
      <w:bookmarkEnd w:id="1133"/>
    </w:p>
    <w:p w14:paraId="10F24781"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1134" w:name="_nebD54D4875_B499_428E_9A4A_2A17E38D1FF4"/>
      <w:r>
        <w:rPr>
          <w:rFonts w:eastAsia="微软雅黑" w:cs="Times New Roman"/>
          <w:color w:val="000000"/>
          <w:sz w:val="20"/>
          <w:szCs w:val="20"/>
        </w:rPr>
        <w:t>Freeman S, Pryce N. Growing Object-Oriented Software, Guided by Tests. Journal of Object Technology, 2009(3)</w:t>
      </w:r>
      <w:bookmarkEnd w:id="1134"/>
    </w:p>
    <w:p w14:paraId="39ADD0B8"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1135" w:name="_neb35D2FFCC_3A5C_42FA_95AB_0315E97E4259"/>
      <w:r>
        <w:rPr>
          <w:rFonts w:eastAsia="微软雅黑" w:cs="Times New Roman"/>
          <w:color w:val="000000"/>
          <w:sz w:val="20"/>
          <w:szCs w:val="20"/>
        </w:rPr>
        <w:t>Rossum G V. Python Programming Language.In: 1991</w:t>
      </w:r>
      <w:bookmarkEnd w:id="1135"/>
    </w:p>
    <w:p w14:paraId="5C2CE6CD"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1136" w:name="_neb1D78A363_52D8_4410_8777_3A7918C0DF4C"/>
      <w:r>
        <w:rPr>
          <w:rFonts w:eastAsia="微软雅黑" w:cs="Times New Roman"/>
          <w:color w:val="000000"/>
          <w:sz w:val="20"/>
          <w:szCs w:val="20"/>
        </w:rPr>
        <w:t>Fowler M. Refactoring: Improving the Design of Existing Code.In: 2002: 256</w:t>
      </w:r>
      <w:bookmarkEnd w:id="1136"/>
    </w:p>
    <w:p w14:paraId="419F3D02"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1137" w:name="_nebB6614B9E_1FFE_4082_B18B_A9F929269927"/>
      <w:r>
        <w:rPr>
          <w:rFonts w:eastAsia="微软雅黑" w:cs="Times New Roman"/>
          <w:color w:val="000000"/>
          <w:sz w:val="20"/>
          <w:szCs w:val="20"/>
        </w:rPr>
        <w:t>Beck K. Extreme Programming explained. 2000: 292</w:t>
      </w:r>
      <w:bookmarkEnd w:id="1137"/>
    </w:p>
    <w:p w14:paraId="14F45D35"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1138"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1138"/>
    </w:p>
    <w:p w14:paraId="7DA867CF"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1139" w:name="_neb8A9CA56C_4A10_453C_98EB_4D0FBC0F782C"/>
      <w:r>
        <w:rPr>
          <w:rFonts w:eastAsia="微软雅黑" w:cs="Times New Roman"/>
          <w:color w:val="000000"/>
          <w:sz w:val="20"/>
          <w:szCs w:val="20"/>
        </w:rPr>
        <w:t>Wampler D, Payne A. Programming Scala. Oreilly Vlg Gmbh &amp; Co, 2009</w:t>
      </w:r>
      <w:bookmarkEnd w:id="1139"/>
    </w:p>
    <w:p w14:paraId="40A35AD3"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1140" w:name="_nebA54E2676_0B3A_4321_A66B_3D1FD2B9C203"/>
      <w:r>
        <w:rPr>
          <w:rFonts w:eastAsia="微软雅黑" w:cs="Times New Roman"/>
          <w:color w:val="000000"/>
          <w:sz w:val="20"/>
          <w:szCs w:val="20"/>
        </w:rPr>
        <w:t>Bauer C, King G. Hibernate in Action. Guide to Web Development with Java, 2008: 137-184</w:t>
      </w:r>
      <w:bookmarkEnd w:id="1140"/>
    </w:p>
    <w:p w14:paraId="55E01669"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1141"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1141"/>
    </w:p>
    <w:p w14:paraId="10C8981C"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1142"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1142"/>
    </w:p>
    <w:p w14:paraId="7A80151A"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1143"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1143"/>
    </w:p>
    <w:p w14:paraId="1EB689B9"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1144"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1144"/>
    </w:p>
    <w:p w14:paraId="5BCE3AAC"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1145"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1145"/>
    </w:p>
    <w:p w14:paraId="11ADC8BB"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1146"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1146"/>
    </w:p>
    <w:p w14:paraId="52FA6528"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1147"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1147"/>
    </w:p>
    <w:p w14:paraId="6B078459"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1148"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1148"/>
    </w:p>
    <w:p w14:paraId="1A6D3BDA"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1149"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1149"/>
    </w:p>
    <w:p w14:paraId="6B9DD4DD"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1150" w:name="_neb60F8106A_D5EB_4BB7_955A_0016B830A2F3"/>
      <w:r>
        <w:rPr>
          <w:rFonts w:eastAsia="微软雅黑" w:cs="Times New Roman"/>
          <w:color w:val="000000"/>
          <w:sz w:val="20"/>
          <w:szCs w:val="20"/>
        </w:rPr>
        <w:t>Surhone L M, Tennoe M T, Henssonow S F. Apache Derby. Betascript Publishing, 2010</w:t>
      </w:r>
      <w:bookmarkEnd w:id="1150"/>
    </w:p>
    <w:p w14:paraId="20FC04BE"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1151"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1151"/>
    </w:p>
    <w:p w14:paraId="7F4EBA92"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1152"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1152"/>
    </w:p>
    <w:p w14:paraId="0A58732C"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1153"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1153"/>
    </w:p>
    <w:p w14:paraId="7E470379"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1154"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1154"/>
    </w:p>
    <w:p w14:paraId="055D2468"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1155"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1155"/>
    </w:p>
    <w:p w14:paraId="614A6F8A"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1156"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1156"/>
    </w:p>
    <w:p w14:paraId="7FA5DF17"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115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1157"/>
    </w:p>
    <w:p w14:paraId="196C6D05"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1158" w:name="_neb4369FEF4_C21A_449A_89F4_3D23C165227C"/>
      <w:r>
        <w:rPr>
          <w:rFonts w:eastAsia="微软雅黑" w:cs="Times New Roman"/>
          <w:color w:val="000000"/>
          <w:sz w:val="20"/>
          <w:szCs w:val="20"/>
        </w:rPr>
        <w:t>Martin R C. Clean Code. Refactoring, 2011, 29(2): 24-25</w:t>
      </w:r>
      <w:bookmarkEnd w:id="1158"/>
    </w:p>
    <w:p w14:paraId="6F9F0F70"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1159"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1159"/>
    </w:p>
    <w:p w14:paraId="4420257C"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1160" w:name="_neb1779413E_7E22_4628_9F16_CF4D8C0E3596"/>
      <w:r>
        <w:rPr>
          <w:rFonts w:eastAsia="微软雅黑" w:cs="Times New Roman"/>
          <w:color w:val="000000"/>
          <w:sz w:val="20"/>
          <w:szCs w:val="20"/>
        </w:rPr>
        <w:t>Cohn M. User Stories Applied: For Agile Software Development. Addison Wesley Longman Publishing Co., Inc., 2004</w:t>
      </w:r>
      <w:bookmarkEnd w:id="1160"/>
    </w:p>
    <w:p w14:paraId="204AF22C"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1161"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1161"/>
    </w:p>
    <w:p w14:paraId="76393994"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1162"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1162"/>
    </w:p>
    <w:p w14:paraId="0C62DA6E"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1163"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1163"/>
    </w:p>
    <w:p w14:paraId="47626495"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1164" w:name="_nebF1517346_B327_446C_B6C9_B511E24A8AC1"/>
      <w:r>
        <w:rPr>
          <w:rFonts w:eastAsia="微软雅黑" w:cs="Times New Roman"/>
          <w:color w:val="000000"/>
          <w:sz w:val="20"/>
          <w:szCs w:val="20"/>
        </w:rPr>
        <w:t>Zakas, Nicholas C. Professional JavaScript for Web Developers.In: 2012: 14</w:t>
      </w:r>
      <w:bookmarkEnd w:id="1164"/>
    </w:p>
    <w:p w14:paraId="24B991EE"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1165"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1165"/>
    </w:p>
    <w:p w14:paraId="7E201D37"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1166"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1166"/>
    </w:p>
    <w:p w14:paraId="310DCB4E"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1167"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1167"/>
    </w:p>
    <w:p w14:paraId="793D40C8"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1168"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1168"/>
    </w:p>
    <w:p w14:paraId="3DEB2381"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1169"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1169"/>
    </w:p>
    <w:p w14:paraId="00BDE69B"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1170"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1170"/>
    </w:p>
    <w:p w14:paraId="10447A84"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1171" w:name="_nebAD7E08F9_B0F1_4E3F_A583_3730D825E999"/>
      <w:r>
        <w:rPr>
          <w:rFonts w:eastAsia="微软雅黑" w:cs="Times New Roman"/>
          <w:color w:val="000000"/>
          <w:sz w:val="20"/>
          <w:szCs w:val="20"/>
        </w:rPr>
        <w:t>Cohn M. User Stories Applied: For Agile Software Development. Addison Wesley Longman Publishing Co., Inc., 2004</w:t>
      </w:r>
      <w:bookmarkEnd w:id="1171"/>
    </w:p>
    <w:p w14:paraId="2E1CC1E4"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1172" w:name="_nebA7F44809_CBC9_47F3_A177_3D7010BA0FEB"/>
      <w:r>
        <w:rPr>
          <w:rFonts w:eastAsia="微软雅黑" w:cs="Times New Roman"/>
          <w:color w:val="000000"/>
          <w:sz w:val="20"/>
          <w:szCs w:val="20"/>
        </w:rPr>
        <w:t>Martin R C. Agile Software Development: Principles, Patterns, and Practices. Prentice Hall PTR, 2003: 43-46</w:t>
      </w:r>
      <w:bookmarkEnd w:id="1172"/>
    </w:p>
    <w:p w14:paraId="2047260D"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1173"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1173"/>
    </w:p>
    <w:p w14:paraId="648B973A"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1174" w:name="_nebDAC59FC3_3FC8_446E_A10D_C3188BF77D7D"/>
      <w:r>
        <w:rPr>
          <w:rFonts w:eastAsia="微软雅黑" w:cs="Times New Roman"/>
          <w:color w:val="000000"/>
          <w:sz w:val="20"/>
          <w:szCs w:val="20"/>
        </w:rPr>
        <w:t>Schwaber K. Scrum development process.In: 1995: 117-134</w:t>
      </w:r>
      <w:bookmarkEnd w:id="1174"/>
    </w:p>
    <w:p w14:paraId="5A356DBD"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1175" w:name="_neb503CE8DE_4570_43E0_B3A1_E958B9A73884"/>
      <w:r>
        <w:rPr>
          <w:rFonts w:eastAsia="微软雅黑" w:cs="Times New Roman"/>
          <w:color w:val="000000"/>
          <w:sz w:val="20"/>
          <w:szCs w:val="20"/>
        </w:rPr>
        <w:t>Rising L, Janoff N S. The Scrum Software Development Process for Small Teams. IEEE Software, 2000, 17(4): 26-32</w:t>
      </w:r>
      <w:bookmarkEnd w:id="1175"/>
    </w:p>
    <w:p w14:paraId="4EBFCFC4"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1176"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1176"/>
    </w:p>
    <w:p w14:paraId="2F925F75" w14:textId="77777777"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177"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177"/>
    </w:p>
    <w:p w14:paraId="1D64C966" w14:textId="77777777"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178" w:name="_nebFC485E16_E4DD_4E97_A0F3_E3C35694FABC"/>
      <w:r>
        <w:rPr>
          <w:rFonts w:eastAsia="微软雅黑" w:cs="Times New Roman"/>
          <w:color w:val="000000"/>
          <w:sz w:val="20"/>
          <w:szCs w:val="20"/>
        </w:rPr>
        <w:t xml:space="preserve">Goldberg D E. Genetic Algorithm in Search, Optimization, and Machine Learning. 1989, </w:t>
      </w:r>
      <w:proofErr w:type="gramStart"/>
      <w:r>
        <w:rPr>
          <w:rFonts w:eastAsia="微软雅黑" w:cs="Times New Roman"/>
          <w:color w:val="000000"/>
          <w:sz w:val="20"/>
          <w:szCs w:val="20"/>
        </w:rPr>
        <w:t>xiii(</w:t>
      </w:r>
      <w:proofErr w:type="gramEnd"/>
      <w:r>
        <w:rPr>
          <w:rFonts w:eastAsia="微软雅黑" w:cs="Times New Roman"/>
          <w:color w:val="000000"/>
          <w:sz w:val="20"/>
          <w:szCs w:val="20"/>
        </w:rPr>
        <w:t>7): 2104-2116</w:t>
      </w:r>
      <w:bookmarkEnd w:id="1178"/>
      <w:r w:rsidR="00885D60">
        <w:fldChar w:fldCharType="end"/>
      </w:r>
      <w:commentRangeEnd w:id="1131"/>
      <w:r w:rsidR="0089258D">
        <w:rPr>
          <w:rStyle w:val="af6"/>
        </w:rPr>
        <w:commentReference w:id="1131"/>
      </w:r>
      <w:r w:rsidR="0096345D" w:rsidRPr="00E5293F">
        <w:t xml:space="preserve"> </w:t>
      </w:r>
    </w:p>
    <w:sectPr w:rsidR="00E5293F" w:rsidRPr="00E5293F" w:rsidSect="00E84C53">
      <w:headerReference w:type="default" r:id="rId101"/>
      <w:footerReference w:type="default" r:id="rId102"/>
      <w:pgSz w:w="11906" w:h="16838"/>
      <w:pgMar w:top="2552" w:right="1588" w:bottom="1588" w:left="1588" w:header="1701" w:footer="1134"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周建中" w:date="2017-05-08T15:50:00Z" w:initials="周建中">
    <w:p w14:paraId="0699FC45" w14:textId="77777777" w:rsidR="008940D2" w:rsidRDefault="008940D2">
      <w:pPr>
        <w:pStyle w:val="af7"/>
        <w:ind w:firstLine="420"/>
        <w:rPr>
          <w:rFonts w:hint="eastAsia"/>
        </w:rPr>
      </w:pPr>
      <w:r>
        <w:rPr>
          <w:rStyle w:val="af6"/>
        </w:rPr>
        <w:annotationRef/>
      </w:r>
      <w:r>
        <w:t>这两段应该是摘要的主体内容</w:t>
      </w:r>
      <w:r>
        <w:rPr>
          <w:rFonts w:hint="eastAsia"/>
        </w:rPr>
        <w:t>，</w:t>
      </w:r>
      <w:r>
        <w:t>包括思路</w:t>
      </w:r>
      <w:r>
        <w:rPr>
          <w:rFonts w:hint="eastAsia"/>
        </w:rPr>
        <w:t>、</w:t>
      </w:r>
      <w:r>
        <w:t>做了什么</w:t>
      </w:r>
      <w:r>
        <w:rPr>
          <w:rFonts w:hint="eastAsia"/>
        </w:rPr>
        <w:t>？</w:t>
      </w:r>
      <w:r>
        <w:t>成果与创新性</w:t>
      </w:r>
      <w:r>
        <w:rPr>
          <w:rFonts w:hint="eastAsia"/>
        </w:rPr>
        <w:t>、</w:t>
      </w:r>
      <w:r>
        <w:t>以及效果等</w:t>
      </w:r>
      <w:r>
        <w:rPr>
          <w:rFonts w:hint="eastAsia"/>
        </w:rPr>
        <w:t>。</w:t>
      </w:r>
      <w:r>
        <w:t>请补充</w:t>
      </w:r>
      <w:r>
        <w:rPr>
          <w:rFonts w:hint="eastAsia"/>
        </w:rPr>
        <w:t>！</w:t>
      </w:r>
    </w:p>
  </w:comment>
  <w:comment w:id="21" w:author="周建中" w:date="2017-05-08T15:52:00Z" w:initials="周建中">
    <w:p w14:paraId="5C6FA2AE" w14:textId="77777777" w:rsidR="008940D2" w:rsidRDefault="008940D2">
      <w:pPr>
        <w:pStyle w:val="af7"/>
        <w:ind w:firstLine="420"/>
      </w:pPr>
      <w:r>
        <w:rPr>
          <w:rStyle w:val="af6"/>
        </w:rPr>
        <w:annotationRef/>
      </w:r>
      <w:r>
        <w:t>根据中文修改</w:t>
      </w:r>
      <w:r>
        <w:rPr>
          <w:rFonts w:hint="eastAsia"/>
        </w:rPr>
        <w:t>。</w:t>
      </w:r>
    </w:p>
  </w:comment>
  <w:comment w:id="688" w:author="周建中" w:date="2017-05-08T16:28:00Z" w:initials="周建中">
    <w:p w14:paraId="35194BCB" w14:textId="2728EA37" w:rsidR="00960811" w:rsidRDefault="00960811">
      <w:pPr>
        <w:pStyle w:val="af7"/>
        <w:ind w:firstLine="420"/>
      </w:pPr>
      <w:r>
        <w:rPr>
          <w:rStyle w:val="af6"/>
        </w:rPr>
        <w:annotationRef/>
      </w:r>
      <w:r>
        <w:t>表格式</w:t>
      </w:r>
      <w:r>
        <w:rPr>
          <w:rFonts w:hint="eastAsia"/>
        </w:rPr>
        <w:t>。</w:t>
      </w:r>
      <w:r>
        <w:t>下同</w:t>
      </w:r>
      <w:r>
        <w:rPr>
          <w:rFonts w:hint="eastAsia"/>
        </w:rPr>
        <w:t>。</w:t>
      </w:r>
    </w:p>
  </w:comment>
  <w:comment w:id="986" w:author="周建中" w:date="2017-05-08T16:42:00Z" w:initials="周建中">
    <w:p w14:paraId="27726D95" w14:textId="725D680C" w:rsidR="009174BD" w:rsidRDefault="009174BD">
      <w:pPr>
        <w:pStyle w:val="af7"/>
        <w:ind w:firstLine="420"/>
      </w:pPr>
      <w:r>
        <w:rPr>
          <w:rStyle w:val="af6"/>
        </w:rPr>
        <w:annotationRef/>
      </w:r>
      <w:r>
        <w:t>截图的界面中太空</w:t>
      </w:r>
      <w:r>
        <w:rPr>
          <w:rFonts w:hint="eastAsia"/>
        </w:rPr>
        <w:t>，</w:t>
      </w:r>
      <w:r>
        <w:t>是否能够换一幅图</w:t>
      </w:r>
      <w:r>
        <w:rPr>
          <w:rFonts w:hint="eastAsia"/>
        </w:rPr>
        <w:t>》</w:t>
      </w:r>
    </w:p>
  </w:comment>
  <w:comment w:id="990" w:author="周建中" w:date="2017-05-08T16:43:00Z" w:initials="周建中">
    <w:p w14:paraId="268738B2" w14:textId="3C1B42BC" w:rsidR="009174BD" w:rsidRDefault="009174BD">
      <w:pPr>
        <w:pStyle w:val="af7"/>
        <w:ind w:firstLine="420"/>
      </w:pPr>
      <w:r>
        <w:rPr>
          <w:rStyle w:val="af6"/>
        </w:rPr>
        <w:annotationRef/>
      </w:r>
      <w:r>
        <w:t>格式增加断后</w:t>
      </w:r>
      <w:r>
        <w:rPr>
          <w:rFonts w:hint="eastAsia"/>
        </w:rPr>
        <w:t>0</w:t>
      </w:r>
      <w:r>
        <w:t>.5</w:t>
      </w:r>
      <w:r>
        <w:t>行</w:t>
      </w:r>
      <w:r>
        <w:rPr>
          <w:rFonts w:hint="eastAsia"/>
        </w:rPr>
        <w:t>。</w:t>
      </w:r>
      <w:r>
        <w:t>下同</w:t>
      </w:r>
      <w:r>
        <w:rPr>
          <w:rFonts w:hint="eastAsia"/>
        </w:rPr>
        <w:t>。</w:t>
      </w:r>
    </w:p>
  </w:comment>
  <w:comment w:id="999" w:author="周建中" w:date="2017-05-08T17:11:00Z" w:initials="周建中">
    <w:p w14:paraId="40957559" w14:textId="007C8EBA" w:rsidR="00023A5E" w:rsidRDefault="00023A5E">
      <w:pPr>
        <w:pStyle w:val="af7"/>
        <w:ind w:firstLine="420"/>
      </w:pPr>
      <w:r>
        <w:rPr>
          <w:rStyle w:val="af6"/>
        </w:rPr>
        <w:annotationRef/>
      </w:r>
      <w:r>
        <w:t>公式格式</w:t>
      </w:r>
      <w:r>
        <w:rPr>
          <w:rFonts w:hint="eastAsia"/>
        </w:rPr>
        <w:t>，</w:t>
      </w:r>
      <w:r>
        <w:t>右对齐</w:t>
      </w:r>
      <w:r>
        <w:rPr>
          <w:rFonts w:hint="eastAsia"/>
        </w:rPr>
        <w:t>，</w:t>
      </w:r>
      <w:r>
        <w:t>且公式居中</w:t>
      </w:r>
      <w:r>
        <w:rPr>
          <w:rFonts w:hint="eastAsia"/>
        </w:rPr>
        <w:t>。</w:t>
      </w:r>
      <w:r>
        <w:t>用空格调整</w:t>
      </w:r>
      <w:r>
        <w:rPr>
          <w:rFonts w:hint="eastAsia"/>
        </w:rPr>
        <w:t>。</w:t>
      </w:r>
      <w:r>
        <w:t>所有同</w:t>
      </w:r>
      <w:r>
        <w:rPr>
          <w:rFonts w:hint="eastAsia"/>
        </w:rPr>
        <w:t>！</w:t>
      </w:r>
    </w:p>
  </w:comment>
  <w:comment w:id="1131" w:author="周建中" w:date="2017-05-08T17:21:00Z" w:initials="周建中">
    <w:p w14:paraId="33AB890C" w14:textId="78EACDFD" w:rsidR="0089258D" w:rsidRDefault="0089258D">
      <w:pPr>
        <w:pStyle w:val="af7"/>
        <w:ind w:firstLine="420"/>
      </w:pPr>
      <w:r>
        <w:rPr>
          <w:rStyle w:val="af6"/>
        </w:rPr>
        <w:annotationRef/>
      </w:r>
      <w:r>
        <w:t>格式</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99FC45" w15:done="0"/>
  <w15:commentEx w15:paraId="5C6FA2AE" w15:done="0"/>
  <w15:commentEx w15:paraId="35194BCB" w15:done="0"/>
  <w15:commentEx w15:paraId="27726D95" w15:done="0"/>
  <w15:commentEx w15:paraId="268738B2" w15:done="0"/>
  <w15:commentEx w15:paraId="40957559" w15:done="0"/>
  <w15:commentEx w15:paraId="33AB89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7B1BE" w14:textId="77777777" w:rsidR="00A870BF" w:rsidRDefault="00A870BF" w:rsidP="008C3399">
      <w:pPr>
        <w:ind w:firstLine="480"/>
      </w:pPr>
      <w:r>
        <w:separator/>
      </w:r>
    </w:p>
  </w:endnote>
  <w:endnote w:type="continuationSeparator" w:id="0">
    <w:p w14:paraId="4C8BDC57" w14:textId="77777777" w:rsidR="00A870BF" w:rsidRDefault="00A870BF" w:rsidP="008C339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黑体"/>
    <w:panose1 w:val="02010609030101010101"/>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A627B" w14:textId="77777777" w:rsidR="00943940" w:rsidRDefault="00943940" w:rsidP="00DD33EE">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E26CE" w14:textId="77777777" w:rsidR="00943940" w:rsidRDefault="00943940" w:rsidP="00DD33EE">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07072" w14:textId="77777777" w:rsidR="00943940" w:rsidRDefault="00943940" w:rsidP="00DD33EE">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E687" w14:textId="77777777" w:rsidR="006F6948" w:rsidRDefault="006F6948" w:rsidP="006F6948">
    <w:pPr>
      <w:pStyle w:val="a9"/>
      <w:pBdr>
        <w:top w:val="single" w:sz="12" w:space="1" w:color="auto"/>
      </w:pBdr>
      <w:spacing w:line="240" w:lineRule="auto"/>
      <w:ind w:firstLineChars="0" w:firstLine="0"/>
      <w:jc w:val="center"/>
      <w:rPr>
        <w:ins w:id="1182" w:author="周建中" w:date="2017-05-08T17:37:00Z"/>
      </w:rPr>
      <w:pPrChange w:id="1183" w:author="周建中" w:date="2017-05-08T17:37:00Z">
        <w:pPr>
          <w:pStyle w:val="a9"/>
          <w:pBdr>
            <w:top w:val="single" w:sz="12" w:space="1" w:color="auto"/>
          </w:pBdr>
          <w:spacing w:line="240" w:lineRule="auto"/>
          <w:ind w:firstLine="360"/>
          <w:jc w:val="center"/>
        </w:pPr>
      </w:pPrChange>
    </w:pPr>
  </w:p>
  <w:p w14:paraId="3BBDF9C5" w14:textId="77777777" w:rsidR="00943940" w:rsidRDefault="00943940" w:rsidP="006F6948">
    <w:pPr>
      <w:pStyle w:val="a9"/>
      <w:pBdr>
        <w:top w:val="single" w:sz="12" w:space="1" w:color="auto"/>
      </w:pBdr>
      <w:spacing w:line="240" w:lineRule="auto"/>
      <w:ind w:firstLineChars="0" w:firstLine="0"/>
      <w:jc w:val="center"/>
      <w:pPrChange w:id="1184" w:author="周建中" w:date="2017-05-08T17:37:00Z">
        <w:pPr>
          <w:pStyle w:val="a9"/>
          <w:pBdr>
            <w:top w:val="single" w:sz="12" w:space="1" w:color="auto"/>
          </w:pBdr>
          <w:spacing w:line="240" w:lineRule="auto"/>
          <w:ind w:firstLine="360"/>
          <w:jc w:val="center"/>
        </w:pPr>
      </w:pPrChange>
    </w:pPr>
    <w:r>
      <w:fldChar w:fldCharType="begin"/>
    </w:r>
    <w:r>
      <w:instrText xml:space="preserve"> PAGE   \* MERGEFORMAT </w:instrText>
    </w:r>
    <w:r>
      <w:fldChar w:fldCharType="separate"/>
    </w:r>
    <w:r w:rsidR="00A50413" w:rsidRPr="00A50413">
      <w:rPr>
        <w:noProof/>
        <w:lang w:val="zh-CN"/>
      </w:rPr>
      <w:t>17</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91033" w14:textId="77777777" w:rsidR="00A870BF" w:rsidRDefault="00A870BF" w:rsidP="008C3399">
      <w:pPr>
        <w:ind w:firstLine="480"/>
      </w:pPr>
      <w:r>
        <w:separator/>
      </w:r>
    </w:p>
  </w:footnote>
  <w:footnote w:type="continuationSeparator" w:id="0">
    <w:p w14:paraId="159AE7BA" w14:textId="77777777" w:rsidR="00A870BF" w:rsidRDefault="00A870BF" w:rsidP="008C339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5054D" w14:textId="77777777" w:rsidR="00943940" w:rsidRDefault="00943940" w:rsidP="00DD33EE">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47671" w14:textId="77777777" w:rsidR="00943940" w:rsidRDefault="00943940" w:rsidP="00DD33EE">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6A251" w14:textId="77777777" w:rsidR="00943940" w:rsidRDefault="00943940" w:rsidP="00DD33EE">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F0062" w14:textId="77777777" w:rsidR="00943940" w:rsidRPr="000317DB" w:rsidRDefault="00943940" w:rsidP="00943940">
    <w:pPr>
      <w:pStyle w:val="a8"/>
      <w:pBdr>
        <w:bottom w:val="double" w:sz="12" w:space="0" w:color="auto"/>
      </w:pBdr>
      <w:spacing w:line="240" w:lineRule="auto"/>
      <w:ind w:firstLineChars="0" w:firstLine="0"/>
      <w:rPr>
        <w:rFonts w:ascii="楷体_GB2312" w:eastAsia="楷体_GB2312" w:hAnsi="华文楷体"/>
        <w:b/>
        <w:sz w:val="36"/>
        <w:szCs w:val="36"/>
      </w:rPr>
      <w:pPrChange w:id="1179" w:author="周建中" w:date="2017-05-08T15:14:00Z">
        <w:pPr>
          <w:pStyle w:val="a8"/>
          <w:pBdr>
            <w:bottom w:val="double" w:sz="12" w:space="0" w:color="auto"/>
          </w:pBdr>
          <w:spacing w:line="240" w:lineRule="auto"/>
          <w:ind w:firstLine="723"/>
        </w:pPr>
      </w:pPrChange>
    </w:pPr>
    <w:r w:rsidRPr="00E27A07">
      <w:rPr>
        <w:rFonts w:ascii="楷体_GB2312" w:eastAsia="楷体_GB2312" w:hAnsi="华文楷体" w:hint="eastAsia"/>
        <w:b/>
        <w:sz w:val="36"/>
        <w:szCs w:val="36"/>
      </w:rPr>
      <w:t>华</w:t>
    </w:r>
    <w:del w:id="1180" w:author="周建中" w:date="2017-05-08T15:14:00Z">
      <w:r w:rsidRPr="00E27A07" w:rsidDel="00943940">
        <w:rPr>
          <w:rFonts w:ascii="楷体_GB2312" w:eastAsia="楷体_GB2312" w:hAnsi="华文楷体" w:hint="eastAsia"/>
          <w:b/>
          <w:sz w:val="36"/>
          <w:szCs w:val="36"/>
        </w:rPr>
        <w:delText xml:space="preserve"> </w:delText>
      </w:r>
    </w:del>
    <w:r w:rsidRPr="00E27A07">
      <w:rPr>
        <w:rFonts w:ascii="楷体_GB2312" w:eastAsia="楷体_GB2312" w:hAnsi="华文楷体" w:hint="eastAsia"/>
        <w:b/>
        <w:sz w:val="36"/>
        <w:szCs w:val="36"/>
      </w:rPr>
      <w:t>中</w:t>
    </w:r>
    <w:del w:id="1181" w:author="周建中" w:date="2017-05-08T15:14:00Z">
      <w:r w:rsidRPr="00E27A07" w:rsidDel="00943940">
        <w:rPr>
          <w:rFonts w:ascii="楷体_GB2312" w:eastAsia="楷体_GB2312" w:hAnsi="华文楷体" w:hint="eastAsia"/>
          <w:b/>
          <w:sz w:val="36"/>
          <w:szCs w:val="36"/>
        </w:rPr>
        <w:delText xml:space="preserve"> </w:delText>
      </w:r>
    </w:del>
    <w:r w:rsidRPr="00E27A07">
      <w:rPr>
        <w:rFonts w:ascii="楷体_GB2312" w:eastAsia="楷体_GB2312" w:hAnsi="华文楷体" w:hint="eastAsia"/>
        <w:b/>
        <w:sz w:val="36"/>
        <w:szCs w:val="36"/>
      </w:rPr>
      <w:t>科</w:t>
    </w:r>
    <w:r w:rsidRPr="00BB0D69">
      <w:rPr>
        <w:rFonts w:ascii="楷体_GB2312" w:eastAsia="楷体_GB2312" w:hAnsi="华文楷体" w:hint="eastAsia"/>
        <w:b/>
        <w:sz w:val="36"/>
        <w:szCs w:val="36"/>
      </w:rPr>
      <w:t>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E212D"/>
    <w:multiLevelType w:val="hybridMultilevel"/>
    <w:tmpl w:val="EEE215C6"/>
    <w:lvl w:ilvl="0" w:tplc="D99EFF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周建中">
    <w15:presenceInfo w15:providerId="None" w15:userId="周建中"/>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A5E"/>
    <w:rsid w:val="00023C4A"/>
    <w:rsid w:val="00025350"/>
    <w:rsid w:val="00025571"/>
    <w:rsid w:val="00026413"/>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072"/>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EBC"/>
    <w:rsid w:val="00260C7A"/>
    <w:rsid w:val="00263FDD"/>
    <w:rsid w:val="002652E1"/>
    <w:rsid w:val="00265E77"/>
    <w:rsid w:val="00266FBA"/>
    <w:rsid w:val="002678DF"/>
    <w:rsid w:val="00267D6A"/>
    <w:rsid w:val="0027037C"/>
    <w:rsid w:val="002706F4"/>
    <w:rsid w:val="00272245"/>
    <w:rsid w:val="002724AF"/>
    <w:rsid w:val="00273415"/>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50DC"/>
    <w:rsid w:val="0030532A"/>
    <w:rsid w:val="00307663"/>
    <w:rsid w:val="003077D6"/>
    <w:rsid w:val="00307A59"/>
    <w:rsid w:val="0031069A"/>
    <w:rsid w:val="00310889"/>
    <w:rsid w:val="00310C22"/>
    <w:rsid w:val="00312B9F"/>
    <w:rsid w:val="0031401A"/>
    <w:rsid w:val="00314C45"/>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6E2E"/>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2CBC"/>
    <w:rsid w:val="003E4383"/>
    <w:rsid w:val="003E4761"/>
    <w:rsid w:val="003E51F3"/>
    <w:rsid w:val="003E6C65"/>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ED4"/>
    <w:rsid w:val="00425595"/>
    <w:rsid w:val="0042562F"/>
    <w:rsid w:val="00425D11"/>
    <w:rsid w:val="00426133"/>
    <w:rsid w:val="00427F40"/>
    <w:rsid w:val="004302B1"/>
    <w:rsid w:val="00432240"/>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565B"/>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02F"/>
    <w:rsid w:val="00595A87"/>
    <w:rsid w:val="00595AA0"/>
    <w:rsid w:val="00595B55"/>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516"/>
    <w:rsid w:val="006D4800"/>
    <w:rsid w:val="006D4EC2"/>
    <w:rsid w:val="006D54AF"/>
    <w:rsid w:val="006D6F12"/>
    <w:rsid w:val="006D781D"/>
    <w:rsid w:val="006D7E35"/>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6F6948"/>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3E3"/>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5D60"/>
    <w:rsid w:val="00886D9F"/>
    <w:rsid w:val="00890641"/>
    <w:rsid w:val="00890A54"/>
    <w:rsid w:val="00890CB7"/>
    <w:rsid w:val="00890D98"/>
    <w:rsid w:val="0089125F"/>
    <w:rsid w:val="008920FA"/>
    <w:rsid w:val="0089258D"/>
    <w:rsid w:val="00892D24"/>
    <w:rsid w:val="008940D2"/>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4BD"/>
    <w:rsid w:val="0091763F"/>
    <w:rsid w:val="009206D6"/>
    <w:rsid w:val="0092162B"/>
    <w:rsid w:val="00921A2E"/>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3940"/>
    <w:rsid w:val="00944D7A"/>
    <w:rsid w:val="00945D12"/>
    <w:rsid w:val="00945E32"/>
    <w:rsid w:val="009514F6"/>
    <w:rsid w:val="00952A90"/>
    <w:rsid w:val="0095602A"/>
    <w:rsid w:val="009576A9"/>
    <w:rsid w:val="00957996"/>
    <w:rsid w:val="00960811"/>
    <w:rsid w:val="00960DFE"/>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413"/>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0BF"/>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246"/>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3831"/>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E03DC"/>
    <w:rsid w:val="00DE041F"/>
    <w:rsid w:val="00DE0819"/>
    <w:rsid w:val="00DE1BB8"/>
    <w:rsid w:val="00DE45E9"/>
    <w:rsid w:val="00DE471B"/>
    <w:rsid w:val="00DE574F"/>
    <w:rsid w:val="00DE5A9D"/>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3DBC"/>
    <w:rsid w:val="00EE5A65"/>
    <w:rsid w:val="00EF2CB7"/>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15A4"/>
    <w:rsid w:val="00F13324"/>
    <w:rsid w:val="00F164A7"/>
    <w:rsid w:val="00F201D4"/>
    <w:rsid w:val="00F22CEF"/>
    <w:rsid w:val="00F23425"/>
    <w:rsid w:val="00F24672"/>
    <w:rsid w:val="00F25739"/>
    <w:rsid w:val="00F26B02"/>
    <w:rsid w:val="00F26E18"/>
    <w:rsid w:val="00F26F39"/>
    <w:rsid w:val="00F32267"/>
    <w:rsid w:val="00F335DB"/>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3B0D"/>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58F17F9"/>
  <w15:docId w15:val="{D283720E-76CF-4ED9-919C-8EAB1516C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cstheme="majorBidi"/>
      <w:bCs/>
      <w:sz w:val="21"/>
      <w:szCs w:val="32"/>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 w:type="character" w:styleId="af6">
    <w:name w:val="annotation reference"/>
    <w:basedOn w:val="a0"/>
    <w:uiPriority w:val="99"/>
    <w:semiHidden/>
    <w:unhideWhenUsed/>
    <w:rsid w:val="008940D2"/>
    <w:rPr>
      <w:sz w:val="21"/>
      <w:szCs w:val="21"/>
    </w:rPr>
  </w:style>
  <w:style w:type="paragraph" w:styleId="af7">
    <w:name w:val="annotation text"/>
    <w:basedOn w:val="a"/>
    <w:link w:val="Charb"/>
    <w:uiPriority w:val="99"/>
    <w:semiHidden/>
    <w:unhideWhenUsed/>
    <w:rsid w:val="008940D2"/>
    <w:pPr>
      <w:jc w:val="left"/>
    </w:pPr>
  </w:style>
  <w:style w:type="character" w:customStyle="1" w:styleId="Charb">
    <w:name w:val="批注文字 Char"/>
    <w:basedOn w:val="a0"/>
    <w:link w:val="af7"/>
    <w:uiPriority w:val="99"/>
    <w:semiHidden/>
    <w:rsid w:val="008940D2"/>
    <w:rPr>
      <w:rFonts w:ascii="Times New Roman" w:eastAsia="宋体" w:hAnsi="Times New Roman"/>
      <w:sz w:val="24"/>
    </w:rPr>
  </w:style>
  <w:style w:type="paragraph" w:styleId="af8">
    <w:name w:val="annotation subject"/>
    <w:basedOn w:val="af7"/>
    <w:next w:val="af7"/>
    <w:link w:val="Charc"/>
    <w:uiPriority w:val="99"/>
    <w:semiHidden/>
    <w:unhideWhenUsed/>
    <w:rsid w:val="008940D2"/>
    <w:rPr>
      <w:b/>
      <w:bCs/>
    </w:rPr>
  </w:style>
  <w:style w:type="character" w:customStyle="1" w:styleId="Charc">
    <w:name w:val="批注主题 Char"/>
    <w:basedOn w:val="Charb"/>
    <w:link w:val="af8"/>
    <w:uiPriority w:val="99"/>
    <w:semiHidden/>
    <w:rsid w:val="008940D2"/>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oleObject" Target="embeddings/Microsoft_Visio_2003-2010___10.vsd"/><Relationship Id="rId47" Type="http://schemas.openxmlformats.org/officeDocument/2006/relationships/image" Target="media/image19.emf"/><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oleObject" Target="embeddings/Microsoft_Visio_2003-2010___23.vsd"/><Relationship Id="rId89" Type="http://schemas.openxmlformats.org/officeDocument/2006/relationships/image" Target="media/image48.emf"/><Relationship Id="rId16" Type="http://schemas.microsoft.com/office/2011/relationships/commentsExtended" Target="commentsExtended.xml"/><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oleObject" Target="embeddings/Microsoft_Visio_2003-2010___8.vsd"/><Relationship Id="rId53" Type="http://schemas.openxmlformats.org/officeDocument/2006/relationships/image" Target="media/image22.emf"/><Relationship Id="rId58" Type="http://schemas.openxmlformats.org/officeDocument/2006/relationships/image" Target="media/image26.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oleObject" Target="embeddings/Microsoft_Visio_2003-2010___26.vsd"/><Relationship Id="rId95" Type="http://schemas.openxmlformats.org/officeDocument/2006/relationships/image" Target="media/image52.png"/><Relationship Id="rId22" Type="http://schemas.openxmlformats.org/officeDocument/2006/relationships/oleObject" Target="embeddings/Microsoft_Visio_2003-2010___2.vsd"/><Relationship Id="rId27" Type="http://schemas.openxmlformats.org/officeDocument/2006/relationships/image" Target="media/image8.png"/><Relationship Id="rId43" Type="http://schemas.openxmlformats.org/officeDocument/2006/relationships/image" Target="media/image17.emf"/><Relationship Id="rId48" Type="http://schemas.openxmlformats.org/officeDocument/2006/relationships/oleObject" Target="embeddings/Microsoft_Visio_2003-2010___13.vsd"/><Relationship Id="rId64" Type="http://schemas.openxmlformats.org/officeDocument/2006/relationships/image" Target="media/image31.png"/><Relationship Id="rId69" Type="http://schemas.openxmlformats.org/officeDocument/2006/relationships/oleObject" Target="embeddings/Microsoft_Visio_2003-2010___19.vsd"/><Relationship Id="rId80" Type="http://schemas.openxmlformats.org/officeDocument/2006/relationships/image" Target="media/image43.png"/><Relationship Id="rId85" Type="http://schemas.openxmlformats.org/officeDocument/2006/relationships/image" Target="media/image46.emf"/><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oleObject" Target="embeddings/Microsoft_Visio_2003-2010___6.vsd"/><Relationship Id="rId38" Type="http://schemas.openxmlformats.org/officeDocument/2006/relationships/image" Target="media/image14.png"/><Relationship Id="rId59"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6.emf"/><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oleObject" Target="embeddings/Microsoft_Visio_2003-2010___25.vsd"/><Relationship Id="rId91" Type="http://schemas.openxmlformats.org/officeDocument/2006/relationships/image" Target="media/image49.emf"/><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oleObject" Target="embeddings/Microsoft_Visio_2003-2010___11.vsd"/><Relationship Id="rId52" Type="http://schemas.openxmlformats.org/officeDocument/2006/relationships/oleObject" Target="embeddings/Microsoft_Visio_2003-2010___15.vsd"/><Relationship Id="rId60" Type="http://schemas.openxmlformats.org/officeDocument/2006/relationships/image" Target="media/image28.pn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oleObject" Target="embeddings/Microsoft_Visio_2003-2010___24.vsd"/><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5.emf"/><Relationship Id="rId34" Type="http://schemas.openxmlformats.org/officeDocument/2006/relationships/image" Target="media/image12.emf"/><Relationship Id="rId50" Type="http://schemas.openxmlformats.org/officeDocument/2006/relationships/oleObject" Target="embeddings/Microsoft_Visio_2003-2010___14.vsd"/><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oleObject" Target="embeddings/Microsoft_Visio_2003-2010___27.vsd"/><Relationship Id="rId2" Type="http://schemas.openxmlformats.org/officeDocument/2006/relationships/numbering" Target="numbering.xml"/><Relationship Id="rId29" Type="http://schemas.openxmlformats.org/officeDocument/2006/relationships/oleObject" Target="embeddings/Microsoft_Visio_2003-2010___4.vsd"/><Relationship Id="rId24" Type="http://schemas.openxmlformats.org/officeDocument/2006/relationships/oleObject" Target="embeddings/Microsoft_Visio_2003-2010___3.vsd"/><Relationship Id="rId40" Type="http://schemas.openxmlformats.org/officeDocument/2006/relationships/oleObject" Target="embeddings/Microsoft_Visio_2003-2010___9.vsd"/><Relationship Id="rId45" Type="http://schemas.openxmlformats.org/officeDocument/2006/relationships/image" Target="media/image18.emf"/><Relationship Id="rId66" Type="http://schemas.openxmlformats.org/officeDocument/2006/relationships/oleObject" Target="embeddings/Microsoft_Visio_2003-2010___18.vsd"/><Relationship Id="rId87" Type="http://schemas.openxmlformats.org/officeDocument/2006/relationships/image" Target="media/image47.emf"/><Relationship Id="rId61" Type="http://schemas.openxmlformats.org/officeDocument/2006/relationships/image" Target="media/image29.png"/><Relationship Id="rId82" Type="http://schemas.openxmlformats.org/officeDocument/2006/relationships/oleObject" Target="embeddings/Microsoft_Visio_2003-2010___22.vsd"/><Relationship Id="rId19" Type="http://schemas.openxmlformats.org/officeDocument/2006/relationships/oleObject" Target="embeddings/Microsoft_Visio_2003-2010___1.vsd"/><Relationship Id="rId14" Type="http://schemas.openxmlformats.org/officeDocument/2006/relationships/footer" Target="footer3.xml"/><Relationship Id="rId30" Type="http://schemas.openxmlformats.org/officeDocument/2006/relationships/image" Target="media/image10.emf"/><Relationship Id="rId35" Type="http://schemas.openxmlformats.org/officeDocument/2006/relationships/oleObject" Target="embeddings/Microsoft_Visio_2003-2010___7.vsd"/><Relationship Id="rId56" Type="http://schemas.openxmlformats.org/officeDocument/2006/relationships/image" Target="media/image24.png"/><Relationship Id="rId77" Type="http://schemas.openxmlformats.org/officeDocument/2006/relationships/image" Target="media/image40.jpeg"/><Relationship Id="rId100" Type="http://schemas.openxmlformats.org/officeDocument/2006/relationships/image" Target="media/image57.jpe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jpeg"/><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oleObject" Target="embeddings/Microsoft_Visio_2003-2010___12.vsd"/><Relationship Id="rId67"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28D522-7238-462B-AF1D-2B1989BC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9830</TotalTime>
  <Pages>98</Pages>
  <Words>12017</Words>
  <Characters>68499</Characters>
  <Application>Microsoft Office Word</Application>
  <DocSecurity>0</DocSecurity>
  <Lines>570</Lines>
  <Paragraphs>160</Paragraphs>
  <ScaleCrop>false</ScaleCrop>
  <Company>hust</Company>
  <LinksUpToDate>false</LinksUpToDate>
  <CharactersWithSpaces>80356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周建中</cp:lastModifiedBy>
  <cp:revision>653</cp:revision>
  <dcterms:created xsi:type="dcterms:W3CDTF">2008-09-11T17:20:00Z</dcterms:created>
  <dcterms:modified xsi:type="dcterms:W3CDTF">2017-05-08T09:40:00Z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